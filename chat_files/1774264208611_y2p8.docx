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CFDB4C" w14:textId="77777777" w:rsidR="00982F45" w:rsidRDefault="00E91075">
      <w:pPr>
        <w:pStyle w:val="a0"/>
        <w:rPr>
          <w:sz w:val="22"/>
        </w:rPr>
      </w:pPr>
      <w:r>
        <w:rPr>
          <w:sz w:val="22"/>
        </w:rPr>
        <w:t>Pharmeuropa SOW 2 / 36.02 - BAC - 2025-06-04 08:48:18</w:t>
      </w:r>
    </w:p>
    <w:p w14:paraId="481CCFF8" w14:textId="77777777" w:rsidR="00982F45" w:rsidRDefault="00E91075">
      <w:pPr>
        <w:pStyle w:val="a0"/>
        <w:spacing w:after="0"/>
        <w:rPr>
          <w:color w:val="C0C0C0"/>
          <w:sz w:val="22"/>
        </w:rPr>
      </w:pPr>
      <w:r>
        <w:rPr>
          <w:color w:val="C0C0C0"/>
          <w:sz w:val="22"/>
        </w:rPr>
        <w:t>2.9.17. Test for extractable volume of parenteral preparations</w:t>
      </w:r>
    </w:p>
    <w:p w14:paraId="14634360" w14:textId="1FC49C77" w:rsidR="00982F45" w:rsidRDefault="00E91075">
      <w:pPr>
        <w:pStyle w:val="a0"/>
        <w:jc w:val="right"/>
        <w:rPr>
          <w:sz w:val="22"/>
          <w:lang w:val="de-DE"/>
        </w:rPr>
      </w:pPr>
      <w:r>
        <w:rPr>
          <w:sz w:val="22"/>
          <w:lang w:val="de-DE"/>
        </w:rPr>
        <w:t>PA/PH/Exp. 12/T (20) 47 ANP</w:t>
      </w:r>
      <w:ins w:id="0" w:author="STIPPLER Erika" w:date="2025-12-19T10:33:00Z">
        <w:r w:rsidR="005A79E3">
          <w:rPr>
            <w:sz w:val="22"/>
            <w:lang w:val="de-DE"/>
          </w:rPr>
          <w:t xml:space="preserve"> R</w:t>
        </w:r>
      </w:ins>
      <w:ins w:id="1" w:author="STIPPLER Erika" w:date="2026-01-05T14:27:00Z">
        <w:r w:rsidR="00CE0937">
          <w:rPr>
            <w:sz w:val="22"/>
            <w:lang w:val="de-DE"/>
          </w:rPr>
          <w:t>1</w:t>
        </w:r>
      </w:ins>
    </w:p>
    <w:p w14:paraId="3F1C6B07" w14:textId="77777777" w:rsidR="00982F45" w:rsidRDefault="00E91075">
      <w:pPr>
        <w:pStyle w:val="a0"/>
        <w:pBdr>
          <w:bottom w:val="single" w:sz="2" w:space="4" w:color="000000"/>
        </w:pBdr>
        <w:spacing w:after="75"/>
        <w:jc w:val="right"/>
        <w:rPr>
          <w:color w:val="C0C0C0"/>
          <w:sz w:val="22"/>
          <w:lang w:val="de-DE"/>
        </w:rPr>
      </w:pPr>
      <w:r>
        <w:rPr>
          <w:color w:val="C0C0C0"/>
          <w:sz w:val="22"/>
          <w:lang w:val="de-DE"/>
        </w:rPr>
        <w:t>12</w:t>
      </w:r>
    </w:p>
    <w:p w14:paraId="4042CB60" w14:textId="77777777" w:rsidR="00982F45" w:rsidRDefault="00E91075">
      <w:pPr>
        <w:pStyle w:val="a0"/>
        <w:rPr>
          <w:i/>
          <w:color w:val="7B3F18"/>
          <w:sz w:val="22"/>
          <w:lang w:val="de-DE"/>
        </w:rPr>
      </w:pPr>
      <w:r>
        <w:rPr>
          <w:i/>
          <w:color w:val="7B3F18"/>
          <w:sz w:val="22"/>
          <w:lang w:val="de-DE"/>
        </w:rPr>
        <w:t>BRIEFING NOTE</w:t>
      </w:r>
    </w:p>
    <w:p w14:paraId="5D8107ED" w14:textId="77777777" w:rsidR="00982F45" w:rsidRDefault="00E91075">
      <w:pPr>
        <w:pStyle w:val="a0"/>
        <w:rPr>
          <w:i/>
          <w:color w:val="7B3F18"/>
          <w:sz w:val="22"/>
        </w:rPr>
      </w:pPr>
      <w:r>
        <w:rPr>
          <w:i/>
          <w:color w:val="7B3F18"/>
          <w:sz w:val="22"/>
        </w:rPr>
        <w:t>This draft corresponds to Revision 2 Stage 2 ver.1 (based on the Pharmacopoeial Discussion Group (PDG) working procedure) within the pharmacopoeial harmonisation process. The co-ordinating pharmacopoeia is the European Pharmacopoeia. The original text submitted to the PDG is published in the Pharmacopoeial harmonisation section.</w:t>
      </w:r>
    </w:p>
    <w:p w14:paraId="3A19F813" w14:textId="77777777" w:rsidR="00982F45" w:rsidRDefault="00E91075">
      <w:pPr>
        <w:pStyle w:val="a0"/>
        <w:rPr>
          <w:i/>
          <w:color w:val="7B3F18"/>
          <w:sz w:val="22"/>
        </w:rPr>
      </w:pPr>
      <w:r>
        <w:rPr>
          <w:i/>
          <w:color w:val="7B3F18"/>
          <w:sz w:val="22"/>
        </w:rPr>
        <w:t>Compared to the monograph published in the 11</w:t>
      </w:r>
      <w:r>
        <w:rPr>
          <w:i/>
          <w:color w:val="7B3F18"/>
          <w:sz w:val="22"/>
          <w:vertAlign w:val="superscript"/>
        </w:rPr>
        <w:t>th</w:t>
      </w:r>
      <w:r>
        <w:rPr>
          <w:i/>
          <w:color w:val="7B3F18"/>
          <w:sz w:val="22"/>
        </w:rPr>
        <w:t xml:space="preserve"> Edition of the Ph. Eur., the following changes are proposed:</w:t>
      </w:r>
    </w:p>
    <w:p w14:paraId="114EB6BD" w14:textId="77777777" w:rsidR="00982F45" w:rsidRDefault="00E91075">
      <w:pPr>
        <w:pStyle w:val="a0"/>
        <w:rPr>
          <w:color w:val="7B3F18"/>
        </w:rPr>
      </w:pPr>
      <w:r>
        <w:rPr>
          <w:color w:val="7B3F18"/>
        </w:rPr>
        <w:t>– </w:t>
      </w:r>
      <w:r>
        <w:rPr>
          <w:i/>
          <w:color w:val="7B3F18"/>
          <w:sz w:val="22"/>
        </w:rPr>
        <w:t>The testing procedure has been updated, eliminating the requirement for a specific number of test samples to conduct the test. Due to different tolerances regarding the fill volume during production and the performance of the filling equipment, the number of containers to be tested is to be determined using a suitable statistical approach.</w:t>
      </w:r>
    </w:p>
    <w:p w14:paraId="13C52F3A" w14:textId="77777777" w:rsidR="00982F45" w:rsidRDefault="00E91075">
      <w:pPr>
        <w:pStyle w:val="a0"/>
        <w:rPr>
          <w:color w:val="7B3F18"/>
        </w:rPr>
      </w:pPr>
      <w:r>
        <w:rPr>
          <w:color w:val="7B3F18"/>
        </w:rPr>
        <w:t>– </w:t>
      </w:r>
      <w:r>
        <w:rPr>
          <w:i/>
          <w:color w:val="7B3F18"/>
          <w:sz w:val="22"/>
        </w:rPr>
        <w:t>The requirement for the use of a specific syringe and needle has been removed. The size of syringe and needle to use is to be read from the product label to better mimic clinical practice.</w:t>
      </w:r>
    </w:p>
    <w:p w14:paraId="0EB19140" w14:textId="2661B068" w:rsidR="00982F45" w:rsidRDefault="00E91075">
      <w:pPr>
        <w:pStyle w:val="a0"/>
        <w:rPr>
          <w:i/>
          <w:color w:val="7B3F18"/>
          <w:sz w:val="22"/>
        </w:rPr>
      </w:pPr>
      <w:del w:id="2" w:author="STIPPLER Erika" w:date="2026-01-05T14:25:00Z">
        <w:r w:rsidDel="008F4EBC">
          <w:rPr>
            <w:i/>
            <w:color w:val="7B3F18"/>
            <w:sz w:val="22"/>
          </w:rPr>
          <w:delText>Two sentences have also been deleted from the Single-dose containers section, with the effect that:</w:delText>
        </w:r>
      </w:del>
    </w:p>
    <w:p w14:paraId="4D1DFB2C" w14:textId="77777777" w:rsidR="00982F45" w:rsidRDefault="00E91075">
      <w:pPr>
        <w:pStyle w:val="a0"/>
        <w:rPr>
          <w:color w:val="7B3F18"/>
        </w:rPr>
      </w:pPr>
      <w:r>
        <w:rPr>
          <w:color w:val="7B3F18"/>
        </w:rPr>
        <w:t>– </w:t>
      </w:r>
      <w:r>
        <w:rPr>
          <w:i/>
          <w:color w:val="7B3F18"/>
          <w:sz w:val="22"/>
        </w:rPr>
        <w:t>pooling of volumes is no longer allowed when measuring the extracted volume from small containers, since it is important that each container fulfils this requirement;</w:t>
      </w:r>
    </w:p>
    <w:p w14:paraId="1239A64C" w14:textId="77777777" w:rsidR="00982F45" w:rsidRDefault="00E91075">
      <w:pPr>
        <w:pStyle w:val="a0"/>
        <w:rPr>
          <w:color w:val="7B3F18"/>
        </w:rPr>
      </w:pPr>
      <w:r>
        <w:rPr>
          <w:color w:val="7B3F18"/>
        </w:rPr>
        <w:t>– </w:t>
      </w:r>
      <w:r>
        <w:rPr>
          <w:i/>
          <w:color w:val="7B3F18"/>
          <w:sz w:val="22"/>
        </w:rPr>
        <w:t>direct emptying is no longer described for small-volume parenterals in single-dose containers with a capacity of 10 mL or more to better mimic clinical practice.</w:t>
      </w:r>
    </w:p>
    <w:p w14:paraId="48AD66E2" w14:textId="77777777" w:rsidR="00982F45" w:rsidRDefault="00E91075">
      <w:pPr>
        <w:pStyle w:val="a0"/>
        <w:jc w:val="right"/>
        <w:rPr>
          <w:b/>
        </w:rPr>
      </w:pPr>
      <w:r>
        <w:rPr>
          <w:b/>
        </w:rPr>
        <w:t xml:space="preserve">XXXX:20917 </w:t>
      </w:r>
    </w:p>
    <w:p w14:paraId="3F50CB90" w14:textId="77777777" w:rsidR="00982F45" w:rsidRDefault="00E91075">
      <w:pPr>
        <w:pStyle w:val="a0"/>
        <w:spacing w:after="0"/>
        <w:jc w:val="center"/>
        <w:rPr>
          <w:b/>
          <w:caps/>
          <w:sz w:val="48"/>
        </w:rPr>
      </w:pPr>
      <w:r>
        <w:rPr>
          <w:b/>
          <w:caps/>
          <w:sz w:val="48"/>
        </w:rPr>
        <w:t xml:space="preserve">2.9.17. </w:t>
      </w:r>
      <w:commentRangeStart w:id="3"/>
      <w:commentRangeStart w:id="4"/>
      <w:commentRangeStart w:id="5"/>
      <w:r>
        <w:rPr>
          <w:b/>
          <w:caps/>
          <w:sz w:val="48"/>
        </w:rPr>
        <w:t xml:space="preserve">Test for extractable </w:t>
      </w:r>
      <w:commentRangeEnd w:id="3"/>
      <w:r w:rsidR="006E4769">
        <w:rPr>
          <w:rStyle w:val="aff8"/>
          <w:rFonts w:cs="Mangal"/>
        </w:rPr>
        <w:commentReference w:id="3"/>
      </w:r>
      <w:commentRangeEnd w:id="4"/>
      <w:r w:rsidR="0091179C">
        <w:rPr>
          <w:rStyle w:val="aff8"/>
          <w:rFonts w:cs="Mangal"/>
        </w:rPr>
        <w:commentReference w:id="4"/>
      </w:r>
      <w:commentRangeEnd w:id="5"/>
      <w:r w:rsidR="001D2B87">
        <w:rPr>
          <w:rStyle w:val="aff8"/>
          <w:rFonts w:cs="Mangal"/>
        </w:rPr>
        <w:commentReference w:id="5"/>
      </w:r>
      <w:r>
        <w:rPr>
          <w:b/>
          <w:caps/>
          <w:sz w:val="48"/>
        </w:rPr>
        <w:t>volume of parenteral preparations</w:t>
      </w:r>
      <w:r>
        <w:rPr>
          <w:b/>
          <w:i/>
          <w:caps/>
          <w:sz w:val="16"/>
          <w:vertAlign w:val="superscript"/>
        </w:rPr>
        <w:t>(1)</w:t>
      </w:r>
    </w:p>
    <w:p w14:paraId="199E1687" w14:textId="77777777" w:rsidR="00982F45" w:rsidRDefault="00E91075">
      <w:pPr>
        <w:pStyle w:val="a0"/>
        <w:spacing w:after="0"/>
        <w:jc w:val="center"/>
        <w:rPr>
          <w:color w:val="C0C0C0"/>
          <w:sz w:val="22"/>
        </w:rPr>
      </w:pPr>
      <w:r>
        <w:rPr>
          <w:color w:val="C0C0C0"/>
          <w:sz w:val="22"/>
        </w:rPr>
        <w:t>Extractable volume of parenteral preparations, test for (2.9.17.)</w:t>
      </w:r>
    </w:p>
    <w:p w14:paraId="60D2E9E5" w14:textId="77777777" w:rsidR="00982F45" w:rsidRDefault="00E91075">
      <w:pPr>
        <w:pStyle w:val="a0"/>
        <w:spacing w:after="0"/>
        <w:jc w:val="center"/>
        <w:rPr>
          <w:color w:val="C0C0C0"/>
          <w:sz w:val="22"/>
        </w:rPr>
      </w:pPr>
      <w:r>
        <w:rPr>
          <w:color w:val="C0C0C0"/>
          <w:sz w:val="22"/>
        </w:rPr>
        <w:t>Parenteral preparations, test for extractable volume of (2.9.17.)</w:t>
      </w:r>
    </w:p>
    <w:p w14:paraId="1663E084" w14:textId="77777777" w:rsidR="00982F45" w:rsidRDefault="00E91075">
      <w:pPr>
        <w:pStyle w:val="a0"/>
        <w:jc w:val="center"/>
        <w:rPr>
          <w:color w:val="C0C0C0"/>
          <w:sz w:val="22"/>
        </w:rPr>
      </w:pPr>
      <w:r>
        <w:rPr>
          <w:color w:val="C0C0C0"/>
          <w:sz w:val="22"/>
        </w:rPr>
        <w:t>Test for extractable volume of parenteral preparations (2.9.17.)</w:t>
      </w:r>
    </w:p>
    <w:p w14:paraId="4D592CA6" w14:textId="77777777" w:rsidR="00DD09F2" w:rsidRDefault="0091179C">
      <w:pPr>
        <w:pStyle w:val="a0"/>
        <w:rPr>
          <w:ins w:id="6" w:author="STIPPLER Erika" w:date="2026-01-05T14:21:00Z"/>
          <w:sz w:val="22"/>
        </w:rPr>
      </w:pPr>
      <w:ins w:id="7" w:author="STIPPLER Erika" w:date="2025-12-11T14:23:00Z">
        <w:r w:rsidRPr="0091179C">
          <w:rPr>
            <w:sz w:val="22"/>
          </w:rPr>
          <w:t xml:space="preserve">Each container of an injection or infusion contains sufficient </w:t>
        </w:r>
        <w:r>
          <w:rPr>
            <w:sz w:val="22"/>
          </w:rPr>
          <w:t>overfill</w:t>
        </w:r>
        <w:r w:rsidRPr="0091179C">
          <w:rPr>
            <w:sz w:val="22"/>
          </w:rPr>
          <w:t xml:space="preserve"> to allow withdrawal of the labelled quantity of preparation. Such withdrawal must be performed according to the instructions to the patient.</w:t>
        </w:r>
        <w:r>
          <w:rPr>
            <w:sz w:val="22"/>
          </w:rPr>
          <w:t xml:space="preserve"> The overfill must be justified and agreed by the competent authority</w:t>
        </w:r>
      </w:ins>
      <w:ins w:id="8" w:author="STIPPLER Erika" w:date="2025-12-11T14:24:00Z">
        <w:r>
          <w:rPr>
            <w:sz w:val="22"/>
          </w:rPr>
          <w:t xml:space="preserve"> considering the product characteristi</w:t>
        </w:r>
      </w:ins>
      <w:ins w:id="9" w:author="STIPPLER Erika" w:date="2025-12-11T14:25:00Z">
        <w:r>
          <w:rPr>
            <w:sz w:val="22"/>
          </w:rPr>
          <w:t>cs</w:t>
        </w:r>
      </w:ins>
      <w:ins w:id="10" w:author="STIPPLER Erika" w:date="2025-12-11T14:23:00Z">
        <w:r>
          <w:rPr>
            <w:sz w:val="22"/>
          </w:rPr>
          <w:t xml:space="preserve">. </w:t>
        </w:r>
      </w:ins>
    </w:p>
    <w:p w14:paraId="4E6AD19F" w14:textId="3B8DE363" w:rsidR="00DD09F2" w:rsidRDefault="00DD09F2">
      <w:pPr>
        <w:pStyle w:val="a0"/>
        <w:rPr>
          <w:ins w:id="11" w:author="STIPPLER Erika" w:date="2026-01-05T14:20:00Z"/>
          <w:sz w:val="22"/>
        </w:rPr>
      </w:pPr>
      <w:ins w:id="12" w:author="STIPPLER Erika" w:date="2026-01-05T14:21:00Z">
        <w:r w:rsidRPr="00B20314">
          <w:rPr>
            <w:sz w:val="22"/>
          </w:rPr>
          <w:t xml:space="preserve">The test applies to </w:t>
        </w:r>
        <w:r w:rsidRPr="00DD09F2">
          <w:rPr>
            <w:bCs/>
            <w:sz w:val="22"/>
            <w:rPrChange w:id="13" w:author="STIPPLER Erika" w:date="2026-01-05T14:21:00Z">
              <w:rPr>
                <w:b/>
                <w:sz w:val="22"/>
              </w:rPr>
            </w:rPrChange>
          </w:rPr>
          <w:t>preparations supplied in</w:t>
        </w:r>
        <w:r>
          <w:rPr>
            <w:sz w:val="22"/>
          </w:rPr>
          <w:t xml:space="preserve"> </w:t>
        </w:r>
        <w:r w:rsidRPr="00B20314">
          <w:rPr>
            <w:sz w:val="22"/>
          </w:rPr>
          <w:t>single-dose containers as well as</w:t>
        </w:r>
        <w:r>
          <w:rPr>
            <w:sz w:val="22"/>
          </w:rPr>
          <w:t xml:space="preserve"> in</w:t>
        </w:r>
        <w:r w:rsidRPr="00B20314">
          <w:rPr>
            <w:sz w:val="22"/>
          </w:rPr>
          <w:t xml:space="preserve"> multidose containers</w:t>
        </w:r>
        <w:r>
          <w:rPr>
            <w:sz w:val="22"/>
          </w:rPr>
          <w:t xml:space="preserve">, </w:t>
        </w:r>
        <w:r w:rsidRPr="00DD09F2">
          <w:rPr>
            <w:bCs/>
            <w:sz w:val="22"/>
            <w:rPrChange w:id="14" w:author="STIPPLER Erika" w:date="2026-01-05T14:21:00Z">
              <w:rPr>
                <w:b/>
                <w:sz w:val="22"/>
              </w:rPr>
            </w:rPrChange>
          </w:rPr>
          <w:t>independently of the volume.</w:t>
        </w:r>
        <w:r w:rsidRPr="00B20314">
          <w:rPr>
            <w:sz w:val="22"/>
          </w:rPr>
          <w:t xml:space="preserve"> </w:t>
        </w:r>
        <w:r w:rsidRPr="00C71979">
          <w:rPr>
            <w:b/>
            <w:sz w:val="22"/>
          </w:rPr>
          <w:t>For the preparations supplied in multidose containers labelled to yield a specific number of doses of a stated volume the entire volume of the container is to be assessed.</w:t>
        </w:r>
      </w:ins>
    </w:p>
    <w:p w14:paraId="10A8F821" w14:textId="6D64C873" w:rsidR="00982F45" w:rsidRDefault="00E91075">
      <w:pPr>
        <w:pStyle w:val="a0"/>
        <w:rPr>
          <w:ins w:id="15" w:author="STIPPLER Erika" w:date="2025-12-11T14:28:00Z"/>
          <w:sz w:val="22"/>
        </w:rPr>
      </w:pPr>
      <w:r>
        <w:rPr>
          <w:sz w:val="22"/>
        </w:rPr>
        <w:t xml:space="preserve">Suspensions and emulsions are shaken before withdrawal of the contents and before the determination of the density. Oily and viscous preparations may be warmed according to the instructions on the label, if necessary, and thoroughly shaken immediately before removing the contents. The contents are then </w:t>
      </w:r>
      <w:ins w:id="16" w:author="STIPPLER Erika" w:date="2025-12-19T11:36:00Z">
        <w:r w:rsidR="00550D8F">
          <w:rPr>
            <w:sz w:val="22"/>
          </w:rPr>
          <w:t>a</w:t>
        </w:r>
      </w:ins>
      <w:ins w:id="17" w:author="STIPPLER Erika" w:date="2025-12-19T11:37:00Z">
        <w:r w:rsidR="00550D8F">
          <w:rPr>
            <w:sz w:val="22"/>
          </w:rPr>
          <w:t xml:space="preserve">llowed to </w:t>
        </w:r>
      </w:ins>
      <w:r>
        <w:rPr>
          <w:sz w:val="22"/>
        </w:rPr>
        <w:t>cool</w:t>
      </w:r>
      <w:del w:id="18" w:author="STIPPLER Erika" w:date="2025-12-19T11:37:00Z">
        <w:r w:rsidDel="00550D8F">
          <w:rPr>
            <w:sz w:val="22"/>
          </w:rPr>
          <w:delText>ed</w:delText>
        </w:r>
      </w:del>
      <w:r>
        <w:rPr>
          <w:sz w:val="22"/>
        </w:rPr>
        <w:t xml:space="preserve"> to 20-25 °C </w:t>
      </w:r>
      <w:ins w:id="19" w:author="STIPPLER Erika" w:date="2025-12-11T14:26:00Z">
        <w:r w:rsidR="0091179C">
          <w:rPr>
            <w:sz w:val="22"/>
          </w:rPr>
          <w:t xml:space="preserve">as required for the volumetric measurement. </w:t>
        </w:r>
      </w:ins>
      <w:r>
        <w:rPr>
          <w:sz w:val="22"/>
        </w:rPr>
        <w:t>before measuring the volume.</w:t>
      </w:r>
      <w:ins w:id="20" w:author="Hanns-Christian Mahler" w:date="2025-08-18T18:27:00Z">
        <w:r>
          <w:rPr>
            <w:sz w:val="22"/>
          </w:rPr>
          <w:t xml:space="preserve"> </w:t>
        </w:r>
      </w:ins>
    </w:p>
    <w:p w14:paraId="253CF89C" w14:textId="50501134" w:rsidR="0091179C" w:rsidRPr="0091179C" w:rsidRDefault="0091179C" w:rsidP="0091179C">
      <w:pPr>
        <w:pStyle w:val="a0"/>
        <w:rPr>
          <w:ins w:id="21" w:author="STIPPLER Erika" w:date="2025-12-11T14:28:00Z"/>
          <w:sz w:val="22"/>
          <w:lang w:val="en-GB"/>
        </w:rPr>
      </w:pPr>
      <w:ins w:id="22" w:author="STIPPLER Erika" w:date="2025-12-11T14:28:00Z">
        <w:r w:rsidRPr="0091179C">
          <w:rPr>
            <w:sz w:val="22"/>
            <w:lang w:val="en-GB"/>
          </w:rPr>
          <w:t xml:space="preserve">Sterile solid formulations must be </w:t>
        </w:r>
        <w:r>
          <w:rPr>
            <w:sz w:val="22"/>
            <w:lang w:val="en-GB"/>
          </w:rPr>
          <w:t>re</w:t>
        </w:r>
        <w:r w:rsidRPr="0091179C">
          <w:rPr>
            <w:sz w:val="22"/>
            <w:lang w:val="en-GB"/>
          </w:rPr>
          <w:t xml:space="preserve">constituted according to the </w:t>
        </w:r>
      </w:ins>
      <w:ins w:id="23" w:author="STIPPLER Erika" w:date="2025-12-11T14:29:00Z">
        <w:r>
          <w:rPr>
            <w:sz w:val="22"/>
            <w:lang w:val="en-GB"/>
          </w:rPr>
          <w:t>instructions on the</w:t>
        </w:r>
        <w:r w:rsidRPr="0091179C">
          <w:rPr>
            <w:sz w:val="22"/>
            <w:lang w:val="en-GB"/>
          </w:rPr>
          <w:t xml:space="preserve"> </w:t>
        </w:r>
      </w:ins>
      <w:ins w:id="24" w:author="STIPPLER Erika" w:date="2025-12-11T14:28:00Z">
        <w:r w:rsidRPr="0091179C">
          <w:rPr>
            <w:sz w:val="22"/>
            <w:lang w:val="en-GB"/>
          </w:rPr>
          <w:t xml:space="preserve">label before removing </w:t>
        </w:r>
        <w:r w:rsidRPr="0091179C">
          <w:rPr>
            <w:sz w:val="22"/>
            <w:lang w:val="en-GB"/>
          </w:rPr>
          <w:lastRenderedPageBreak/>
          <w:t xml:space="preserve">the contents. Contents are then to be measured following </w:t>
        </w:r>
      </w:ins>
      <w:ins w:id="25" w:author="STIPPLER Erika" w:date="2025-12-19T10:38:00Z">
        <w:r w:rsidR="005A79E3">
          <w:rPr>
            <w:sz w:val="22"/>
            <w:lang w:val="en-GB"/>
          </w:rPr>
          <w:t xml:space="preserve">one of </w:t>
        </w:r>
      </w:ins>
      <w:ins w:id="26" w:author="STIPPLER Erika" w:date="2025-12-11T14:28:00Z">
        <w:r w:rsidRPr="0091179C">
          <w:rPr>
            <w:sz w:val="22"/>
            <w:lang w:val="en-GB"/>
          </w:rPr>
          <w:t xml:space="preserve">the </w:t>
        </w:r>
      </w:ins>
      <w:ins w:id="27" w:author="STIPPLER Erika" w:date="2025-12-19T11:04:00Z">
        <w:r w:rsidR="00887399" w:rsidRPr="0091179C">
          <w:rPr>
            <w:sz w:val="22"/>
            <w:lang w:val="en-GB"/>
          </w:rPr>
          <w:t>procedures</w:t>
        </w:r>
      </w:ins>
      <w:ins w:id="28" w:author="STIPPLER Erika" w:date="2025-12-19T10:38:00Z">
        <w:r w:rsidR="005A79E3">
          <w:rPr>
            <w:sz w:val="22"/>
            <w:lang w:val="en-GB"/>
          </w:rPr>
          <w:t xml:space="preserve"> descr</w:t>
        </w:r>
      </w:ins>
      <w:ins w:id="29" w:author="STIPPLER Erika" w:date="2025-12-19T10:39:00Z">
        <w:r w:rsidR="005A79E3">
          <w:rPr>
            <w:sz w:val="22"/>
            <w:lang w:val="en-GB"/>
          </w:rPr>
          <w:t>ibed below</w:t>
        </w:r>
      </w:ins>
      <w:ins w:id="30" w:author="STIPPLER Erika" w:date="2025-12-11T14:28:00Z">
        <w:r w:rsidRPr="0091179C">
          <w:rPr>
            <w:sz w:val="22"/>
            <w:lang w:val="en-GB"/>
          </w:rPr>
          <w:t>.</w:t>
        </w:r>
      </w:ins>
    </w:p>
    <w:p w14:paraId="6DF427D1" w14:textId="4642625C" w:rsidR="0091179C" w:rsidRPr="0091179C" w:rsidDel="00DD09F2" w:rsidRDefault="0091179C">
      <w:pPr>
        <w:pStyle w:val="a0"/>
        <w:rPr>
          <w:ins w:id="31" w:author="Hanns-Christian Mahler" w:date="2025-08-18T18:27:00Z"/>
          <w:del w:id="32" w:author="STIPPLER Erika" w:date="2026-01-05T14:21:00Z"/>
          <w:sz w:val="22"/>
          <w:lang w:val="en-GB"/>
          <w:rPrChange w:id="33" w:author="STIPPLER Erika" w:date="2025-12-11T14:28:00Z">
            <w:rPr>
              <w:ins w:id="34" w:author="Hanns-Christian Mahler" w:date="2025-08-18T18:27:00Z"/>
              <w:del w:id="35" w:author="STIPPLER Erika" w:date="2026-01-05T14:21:00Z"/>
              <w:sz w:val="22"/>
            </w:rPr>
          </w:rPrChange>
        </w:rPr>
      </w:pPr>
    </w:p>
    <w:p w14:paraId="4C642AED" w14:textId="11C41A05" w:rsidR="00CD6897" w:rsidRPr="00B20314" w:rsidDel="00DD09F2" w:rsidRDefault="00E91075">
      <w:pPr>
        <w:pStyle w:val="2"/>
        <w:rPr>
          <w:del w:id="36" w:author="STIPPLER Erika" w:date="2026-01-05T14:21:00Z"/>
          <w:b w:val="0"/>
          <w:bCs w:val="0"/>
          <w:sz w:val="22"/>
          <w:szCs w:val="24"/>
        </w:rPr>
      </w:pPr>
      <w:ins w:id="37" w:author="Hanns-Christian Mahler" w:date="2025-08-18T18:27:00Z">
        <w:del w:id="38" w:author="STIPPLER Erika" w:date="2026-01-05T14:21:00Z">
          <w:r w:rsidRPr="00B20314" w:rsidDel="00DD09F2">
            <w:rPr>
              <w:b w:val="0"/>
              <w:bCs w:val="0"/>
              <w:sz w:val="22"/>
              <w:szCs w:val="24"/>
            </w:rPr>
            <w:delText xml:space="preserve">The test </w:delText>
          </w:r>
        </w:del>
        <w:del w:id="39" w:author="STIPPLER Erika" w:date="2025-12-19T11:07:00Z">
          <w:r w:rsidRPr="00B20314" w:rsidDel="00887399">
            <w:rPr>
              <w:b w:val="0"/>
              <w:bCs w:val="0"/>
              <w:sz w:val="22"/>
              <w:szCs w:val="24"/>
            </w:rPr>
            <w:delText xml:space="preserve"> </w:delText>
          </w:r>
        </w:del>
        <w:del w:id="40" w:author="STIPPLER Erika" w:date="2026-01-05T14:21:00Z">
          <w:r w:rsidRPr="00B20314" w:rsidDel="00DD09F2">
            <w:rPr>
              <w:b w:val="0"/>
              <w:bCs w:val="0"/>
              <w:sz w:val="22"/>
              <w:szCs w:val="24"/>
            </w:rPr>
            <w:delText>applies to single-dose containers as well as multidose containers</w:delText>
          </w:r>
        </w:del>
      </w:ins>
      <w:ins w:id="41" w:author="Hanns-Christian Mahler" w:date="2025-08-18T18:38:00Z">
        <w:del w:id="42" w:author="STIPPLER Erika" w:date="2026-01-05T14:21:00Z">
          <w:r w:rsidRPr="00B20314" w:rsidDel="00DD09F2">
            <w:rPr>
              <w:b w:val="0"/>
              <w:bCs w:val="0"/>
              <w:sz w:val="22"/>
              <w:szCs w:val="24"/>
            </w:rPr>
            <w:delText xml:space="preserve"> </w:delText>
          </w:r>
        </w:del>
        <w:del w:id="43" w:author="STIPPLER Erika" w:date="2025-12-19T11:06:00Z">
          <w:r w:rsidRPr="00B20314" w:rsidDel="00887399">
            <w:rPr>
              <w:b w:val="0"/>
              <w:bCs w:val="0"/>
              <w:sz w:val="22"/>
              <w:szCs w:val="24"/>
            </w:rPr>
            <w:delText xml:space="preserve">and the different containers possibly used for a given product, including vials, </w:delText>
          </w:r>
        </w:del>
      </w:ins>
      <w:ins w:id="44" w:author="Hanns-Christian Mahler" w:date="2025-08-18T18:40:00Z">
        <w:del w:id="45" w:author="STIPPLER Erika" w:date="2025-12-19T11:06:00Z">
          <w:r w:rsidRPr="00B20314" w:rsidDel="00887399">
            <w:rPr>
              <w:b w:val="0"/>
              <w:bCs w:val="0"/>
              <w:sz w:val="22"/>
              <w:szCs w:val="24"/>
            </w:rPr>
            <w:delText>cartridges</w:delText>
          </w:r>
        </w:del>
      </w:ins>
      <w:ins w:id="46" w:author="Hanns-Christian Mahler" w:date="2025-08-18T18:38:00Z">
        <w:del w:id="47" w:author="STIPPLER Erika" w:date="2025-12-19T11:06:00Z">
          <w:r w:rsidRPr="00B20314" w:rsidDel="00887399">
            <w:rPr>
              <w:b w:val="0"/>
              <w:bCs w:val="0"/>
              <w:sz w:val="22"/>
              <w:szCs w:val="24"/>
            </w:rPr>
            <w:delText xml:space="preserve"> and syringes</w:delText>
          </w:r>
        </w:del>
      </w:ins>
      <w:ins w:id="48" w:author="Hanns-Christian Mahler" w:date="2025-08-18T18:41:00Z">
        <w:del w:id="49" w:author="STIPPLER Erika" w:date="2025-12-19T11:06:00Z">
          <w:r w:rsidRPr="00B20314" w:rsidDel="00887399">
            <w:rPr>
              <w:b w:val="0"/>
              <w:bCs w:val="0"/>
              <w:sz w:val="22"/>
              <w:szCs w:val="24"/>
            </w:rPr>
            <w:delText>, as well as Small-Volume as well as Large-Volume Parenterals.</w:delText>
          </w:r>
        </w:del>
      </w:ins>
    </w:p>
    <w:p w14:paraId="1F582BF8" w14:textId="77777777" w:rsidR="002A5FC1" w:rsidRPr="002A5FC1" w:rsidRDefault="002A5FC1" w:rsidP="002A5FC1">
      <w:pPr>
        <w:pStyle w:val="a0"/>
        <w:rPr>
          <w:ins w:id="50" w:author="JARVIS Christopher" w:date="2025-10-23T09:56:00Z"/>
          <w:rPrChange w:id="51" w:author="JARVIS Christopher" w:date="2025-10-23T09:56:00Z">
            <w:rPr>
              <w:ins w:id="52" w:author="JARVIS Christopher" w:date="2025-10-23T09:56:00Z"/>
              <w:sz w:val="22"/>
            </w:rPr>
          </w:rPrChange>
        </w:rPr>
      </w:pPr>
    </w:p>
    <w:p w14:paraId="763C388A" w14:textId="46E4B87E" w:rsidR="00982F45" w:rsidRDefault="00E91075">
      <w:pPr>
        <w:pStyle w:val="2"/>
        <w:rPr>
          <w:b w:val="0"/>
          <w:caps/>
          <w:sz w:val="32"/>
        </w:rPr>
      </w:pPr>
      <w:del w:id="53" w:author="Hanns-Christian Mahler" w:date="2025-08-18T18:27:00Z">
        <w:r>
          <w:rPr>
            <w:b w:val="0"/>
            <w:caps/>
            <w:sz w:val="32"/>
          </w:rPr>
          <w:delText xml:space="preserve">SINGLE-DOSE </w:delText>
        </w:r>
      </w:del>
      <w:del w:id="54" w:author="STIPPLER Erika" w:date="2025-08-26T14:01:00Z">
        <w:r w:rsidDel="005B3B93">
          <w:rPr>
            <w:b w:val="0"/>
            <w:caps/>
            <w:sz w:val="32"/>
          </w:rPr>
          <w:delText>CONTAINERS</w:delText>
        </w:r>
      </w:del>
      <w:ins w:id="55" w:author="Hanns-Christian Mahler" w:date="2025-08-18T18:27:00Z">
        <w:del w:id="56" w:author="STIPPLER Erika" w:date="2025-08-26T14:01:00Z">
          <w:r w:rsidDel="005B3B93">
            <w:rPr>
              <w:b w:val="0"/>
              <w:caps/>
              <w:sz w:val="32"/>
            </w:rPr>
            <w:delText>Test performance</w:delText>
          </w:r>
        </w:del>
      </w:ins>
      <w:ins w:id="57" w:author="STIPPLER Erika" w:date="2025-08-26T14:01:00Z">
        <w:r w:rsidR="005B3B93">
          <w:rPr>
            <w:b w:val="0"/>
            <w:caps/>
            <w:sz w:val="32"/>
          </w:rPr>
          <w:t>PROCEDURE</w:t>
        </w:r>
      </w:ins>
    </w:p>
    <w:p w14:paraId="06687E69" w14:textId="20BF1380" w:rsidR="00982F45" w:rsidRDefault="00E91075">
      <w:pPr>
        <w:pStyle w:val="a0"/>
        <w:rPr>
          <w:ins w:id="58" w:author="Hanns-Christian Mahler" w:date="2025-08-18T18:39:00Z"/>
          <w:sz w:val="22"/>
        </w:rPr>
      </w:pPr>
      <w:commentRangeStart w:id="59"/>
      <w:commentRangeStart w:id="60"/>
      <w:r>
        <w:rPr>
          <w:sz w:val="22"/>
        </w:rPr>
        <w:t>Determine an appropriate number of containers to be tested, based on the number of units available and a suitable statistical approach</w:t>
      </w:r>
      <w:del w:id="61" w:author="JARVIS Christopher" w:date="2025-10-23T10:31:00Z">
        <w:r w:rsidDel="006E317F">
          <w:rPr>
            <w:sz w:val="22"/>
          </w:rPr>
          <w:delText>.</w:delText>
        </w:r>
      </w:del>
      <w:r>
        <w:rPr>
          <w:sz w:val="22"/>
        </w:rPr>
        <w:t xml:space="preserve"> </w:t>
      </w:r>
      <w:commentRangeEnd w:id="59"/>
      <w:r w:rsidR="00550D8F">
        <w:rPr>
          <w:rStyle w:val="aff8"/>
          <w:rFonts w:cs="Mangal"/>
        </w:rPr>
        <w:commentReference w:id="59"/>
      </w:r>
      <w:commentRangeEnd w:id="60"/>
      <w:r w:rsidR="001D2B87">
        <w:rPr>
          <w:rStyle w:val="aff8"/>
          <w:rFonts w:cs="Mangal"/>
        </w:rPr>
        <w:commentReference w:id="60"/>
      </w:r>
    </w:p>
    <w:p w14:paraId="5B6E516B" w14:textId="77777777" w:rsidR="00C95531" w:rsidRDefault="00E91075">
      <w:pPr>
        <w:pStyle w:val="a0"/>
        <w:rPr>
          <w:ins w:id="62" w:author="STIPPLER Erika" w:date="2026-01-29T10:41:00Z"/>
          <w:sz w:val="22"/>
        </w:rPr>
      </w:pPr>
      <w:r>
        <w:rPr>
          <w:sz w:val="22"/>
        </w:rPr>
        <w:t>Following the instructions on the</w:t>
      </w:r>
      <w:ins w:id="63" w:author="STIPPLER Erika" w:date="2025-12-11T14:43:00Z">
        <w:r w:rsidR="00616EE3">
          <w:rPr>
            <w:sz w:val="22"/>
          </w:rPr>
          <w:t xml:space="preserve"> product</w:t>
        </w:r>
      </w:ins>
      <w:r>
        <w:rPr>
          <w:sz w:val="22"/>
        </w:rPr>
        <w:t xml:space="preserve"> label, </w:t>
      </w:r>
      <w:del w:id="64" w:author="STIPPLER Erika" w:date="2025-12-19T11:24:00Z">
        <w:r w:rsidDel="002C1D7C">
          <w:rPr>
            <w:sz w:val="22"/>
          </w:rPr>
          <w:delText xml:space="preserve">extract </w:delText>
        </w:r>
      </w:del>
      <w:ins w:id="65" w:author="STIPPLER Erika" w:date="2025-12-19T11:24:00Z">
        <w:r w:rsidR="002C1D7C">
          <w:rPr>
            <w:sz w:val="22"/>
          </w:rPr>
          <w:t xml:space="preserve">withdraw </w:t>
        </w:r>
      </w:ins>
      <w:r>
        <w:rPr>
          <w:sz w:val="22"/>
        </w:rPr>
        <w:t xml:space="preserve">the </w:t>
      </w:r>
      <w:del w:id="66" w:author="STIPPLER Erika" w:date="2025-12-19T11:17:00Z">
        <w:r w:rsidDel="002C1D7C">
          <w:rPr>
            <w:sz w:val="22"/>
          </w:rPr>
          <w:delText xml:space="preserve">total </w:delText>
        </w:r>
      </w:del>
      <w:r>
        <w:rPr>
          <w:sz w:val="22"/>
        </w:rPr>
        <w:t>contents of each container selected into a suitable, dry</w:t>
      </w:r>
      <w:ins w:id="67" w:author="Hanns-Christian Mahler" w:date="2025-08-18T18:39:00Z">
        <w:r>
          <w:rPr>
            <w:sz w:val="22"/>
          </w:rPr>
          <w:t xml:space="preserve"> </w:t>
        </w:r>
        <w:r w:rsidRPr="00187078">
          <w:rPr>
            <w:sz w:val="22"/>
            <w:highlight w:val="green"/>
            <w:rPrChange w:id="68" w:author="STIPPLER Erika" w:date="2026-01-14T16:27:00Z">
              <w:rPr>
                <w:sz w:val="22"/>
              </w:rPr>
            </w:rPrChange>
          </w:rPr>
          <w:t>container</w:t>
        </w:r>
        <w:r>
          <w:rPr>
            <w:sz w:val="22"/>
          </w:rPr>
          <w:t>, such as a syringe o</w:t>
        </w:r>
      </w:ins>
      <w:r w:rsidR="00915C46">
        <w:rPr>
          <w:sz w:val="22"/>
        </w:rPr>
        <w:t>r</w:t>
      </w:r>
      <w:ins w:id="69" w:author="STIPPLER Erika" w:date="2025-12-19T11:25:00Z">
        <w:r w:rsidR="0054135D">
          <w:rPr>
            <w:sz w:val="22"/>
          </w:rPr>
          <w:t xml:space="preserve"> a</w:t>
        </w:r>
      </w:ins>
      <w:ins w:id="70" w:author="Hanns-Christian Mahler" w:date="2025-08-18T18:39:00Z">
        <w:r>
          <w:rPr>
            <w:sz w:val="22"/>
          </w:rPr>
          <w:t xml:space="preserve"> dry tared beaker. </w:t>
        </w:r>
      </w:ins>
      <w:ins w:id="71" w:author="STIPPLER Erika" w:date="2025-12-19T11:32:00Z">
        <w:r w:rsidR="0054135D">
          <w:rPr>
            <w:sz w:val="22"/>
          </w:rPr>
          <w:t xml:space="preserve">If required in the instruction to the patient, </w:t>
        </w:r>
      </w:ins>
      <w:ins w:id="72" w:author="STIPPLER Erika" w:date="2025-12-19T11:33:00Z">
        <w:r w:rsidR="0054135D">
          <w:rPr>
            <w:sz w:val="22"/>
          </w:rPr>
          <w:t>e</w:t>
        </w:r>
      </w:ins>
      <w:ins w:id="73" w:author="STIPPLER Erika" w:date="2025-12-19T11:26:00Z">
        <w:r w:rsidR="0054135D">
          <w:rPr>
            <w:sz w:val="22"/>
          </w:rPr>
          <w:t xml:space="preserve">xpel any air bubbles from the syringe and needle, taking care not to spill out any product. </w:t>
        </w:r>
      </w:ins>
      <w:ins w:id="74" w:author="STIPPLER Erika" w:date="2025-12-19T11:21:00Z">
        <w:r w:rsidR="002C1D7C">
          <w:rPr>
            <w:sz w:val="22"/>
          </w:rPr>
          <w:t xml:space="preserve">The size </w:t>
        </w:r>
      </w:ins>
      <w:ins w:id="75" w:author="STIPPLER Erika" w:date="2025-12-19T11:24:00Z">
        <w:r w:rsidR="0054135D">
          <w:rPr>
            <w:sz w:val="22"/>
          </w:rPr>
          <w:t xml:space="preserve">of the syringe </w:t>
        </w:r>
      </w:ins>
      <w:ins w:id="76" w:author="STIPPLER Erika" w:date="2025-12-19T11:21:00Z">
        <w:r w:rsidR="002C1D7C">
          <w:rPr>
            <w:sz w:val="22"/>
          </w:rPr>
          <w:t xml:space="preserve">and the needle used </w:t>
        </w:r>
      </w:ins>
      <w:ins w:id="77" w:author="STIPPLER Erika" w:date="2025-12-19T11:22:00Z">
        <w:r w:rsidR="002C1D7C">
          <w:rPr>
            <w:sz w:val="22"/>
          </w:rPr>
          <w:t xml:space="preserve">is </w:t>
        </w:r>
      </w:ins>
      <w:ins w:id="78" w:author="STIPPLER Erika" w:date="2025-12-19T11:23:00Z">
        <w:r w:rsidR="002C1D7C">
          <w:rPr>
            <w:sz w:val="22"/>
          </w:rPr>
          <w:t xml:space="preserve">as indicated in the </w:t>
        </w:r>
      </w:ins>
      <w:ins w:id="79" w:author="STIPPLER Erika" w:date="2025-12-19T11:25:00Z">
        <w:r w:rsidR="0054135D">
          <w:rPr>
            <w:sz w:val="22"/>
          </w:rPr>
          <w:t>instructions</w:t>
        </w:r>
      </w:ins>
      <w:ins w:id="80" w:author="STIPPLER Erika" w:date="2025-12-19T11:23:00Z">
        <w:r w:rsidR="002C1D7C">
          <w:rPr>
            <w:sz w:val="22"/>
          </w:rPr>
          <w:t xml:space="preserve"> to the patient</w:t>
        </w:r>
      </w:ins>
      <w:ins w:id="81" w:author="STIPPLER Erika" w:date="2025-12-19T11:22:00Z">
        <w:r w:rsidR="002C1D7C">
          <w:rPr>
            <w:sz w:val="22"/>
          </w:rPr>
          <w:t xml:space="preserve"> to better mimic clinical practice. </w:t>
        </w:r>
      </w:ins>
      <w:ins w:id="82" w:author="Hanns-Christian Mahler" w:date="2025-08-18T18:39:00Z">
        <w:r>
          <w:rPr>
            <w:sz w:val="22"/>
          </w:rPr>
          <w:t>For example, when withdrawing product from a vial,</w:t>
        </w:r>
      </w:ins>
      <w:ins w:id="83" w:author="Hanns-Christian Mahler" w:date="2025-08-18T18:40:00Z">
        <w:r>
          <w:rPr>
            <w:sz w:val="22"/>
          </w:rPr>
          <w:t xml:space="preserve"> </w:t>
        </w:r>
      </w:ins>
      <w:ins w:id="84" w:author="JARVIS Christopher" w:date="2025-10-23T09:54:00Z">
        <w:r w:rsidR="002A5FC1">
          <w:rPr>
            <w:sz w:val="22"/>
          </w:rPr>
          <w:t xml:space="preserve">use </w:t>
        </w:r>
      </w:ins>
      <w:ins w:id="85" w:author="Hanns-Christian Mahler" w:date="2025-08-18T18:40:00Z">
        <w:r w:rsidRPr="00616EE3">
          <w:rPr>
            <w:sz w:val="22"/>
            <w:highlight w:val="yellow"/>
            <w:rPrChange w:id="86" w:author="STIPPLER Erika" w:date="2025-12-11T14:45:00Z">
              <w:rPr>
                <w:sz w:val="22"/>
              </w:rPr>
            </w:rPrChange>
          </w:rPr>
          <w:t>a</w:t>
        </w:r>
      </w:ins>
      <w:r w:rsidRPr="00616EE3">
        <w:rPr>
          <w:sz w:val="22"/>
          <w:highlight w:val="yellow"/>
          <w:rPrChange w:id="87" w:author="STIPPLER Erika" w:date="2025-12-11T14:45:00Z">
            <w:rPr>
              <w:sz w:val="22"/>
            </w:rPr>
          </w:rPrChange>
        </w:rPr>
        <w:t xml:space="preserve"> syringe </w:t>
      </w:r>
      <w:ins w:id="88" w:author="STIPPLER Erika" w:date="2026-01-29T10:33:00Z">
        <w:r w:rsidR="00825CAB">
          <w:rPr>
            <w:sz w:val="22"/>
            <w:highlight w:val="yellow"/>
          </w:rPr>
          <w:t xml:space="preserve">which </w:t>
        </w:r>
      </w:ins>
      <w:ins w:id="89" w:author="STIPPLER Erika" w:date="2025-12-19T11:27:00Z">
        <w:r w:rsidR="0054135D">
          <w:rPr>
            <w:sz w:val="22"/>
            <w:highlight w:val="yellow"/>
          </w:rPr>
          <w:t xml:space="preserve">is </w:t>
        </w:r>
      </w:ins>
      <w:r w:rsidRPr="00616EE3">
        <w:rPr>
          <w:sz w:val="22"/>
          <w:highlight w:val="yellow"/>
          <w:rPrChange w:id="90" w:author="STIPPLER Erika" w:date="2025-12-11T14:45:00Z">
            <w:rPr>
              <w:sz w:val="22"/>
            </w:rPr>
          </w:rPrChange>
        </w:rPr>
        <w:t xml:space="preserve">fitted with </w:t>
      </w:r>
      <w:del w:id="91" w:author="STIPPLER Erika" w:date="2025-12-11T14:44:00Z">
        <w:r w:rsidRPr="00616EE3" w:rsidDel="00616EE3">
          <w:rPr>
            <w:sz w:val="22"/>
            <w:highlight w:val="yellow"/>
            <w:rPrChange w:id="92" w:author="STIPPLER Erika" w:date="2025-12-11T14:45:00Z">
              <w:rPr>
                <w:sz w:val="22"/>
              </w:rPr>
            </w:rPrChange>
          </w:rPr>
          <w:delText>a suitable</w:delText>
        </w:r>
      </w:del>
      <w:del w:id="93" w:author="STIPPLER Erika" w:date="2025-12-19T11:28:00Z">
        <w:r w:rsidRPr="00616EE3" w:rsidDel="0054135D">
          <w:rPr>
            <w:sz w:val="22"/>
            <w:highlight w:val="yellow"/>
            <w:rPrChange w:id="94" w:author="STIPPLER Erika" w:date="2025-12-11T14:45:00Z">
              <w:rPr>
                <w:sz w:val="22"/>
              </w:rPr>
            </w:rPrChange>
          </w:rPr>
          <w:delText xml:space="preserve"> needle</w:delText>
        </w:r>
      </w:del>
      <w:ins w:id="95" w:author="Hanns-Christian Mahler" w:date="2025-08-18T18:40:00Z">
        <w:del w:id="96" w:author="STIPPLER Erika" w:date="2025-12-19T11:28:00Z">
          <w:r w:rsidRPr="00616EE3" w:rsidDel="0054135D">
            <w:rPr>
              <w:sz w:val="22"/>
              <w:highlight w:val="yellow"/>
              <w:rPrChange w:id="97" w:author="STIPPLER Erika" w:date="2025-12-11T14:45:00Z">
                <w:rPr>
                  <w:sz w:val="22"/>
                </w:rPr>
              </w:rPrChange>
            </w:rPr>
            <w:delText xml:space="preserve"> for solution </w:delText>
          </w:r>
          <w:r w:rsidDel="0054135D">
            <w:rPr>
              <w:sz w:val="22"/>
            </w:rPr>
            <w:delText>withdrawal</w:delText>
          </w:r>
        </w:del>
      </w:ins>
      <w:del w:id="98" w:author="STIPPLER Erika" w:date="2025-12-19T11:28:00Z">
        <w:r w:rsidDel="0054135D">
          <w:rPr>
            <w:sz w:val="22"/>
          </w:rPr>
          <w:delText xml:space="preserve">, e.g. </w:delText>
        </w:r>
      </w:del>
      <w:r>
        <w:rPr>
          <w:sz w:val="22"/>
        </w:rPr>
        <w:t>a 21-gauge needle not less than 2.5 cm in length</w:t>
      </w:r>
      <w:ins w:id="99" w:author="STIPPLER Erika" w:date="2025-12-19T11:42:00Z">
        <w:r w:rsidR="00656743">
          <w:rPr>
            <w:sz w:val="22"/>
          </w:rPr>
          <w:t xml:space="preserve">. </w:t>
        </w:r>
      </w:ins>
      <w:del w:id="100" w:author="Hanns-Christian Mahler" w:date="2025-08-18T18:36:00Z">
        <w:r>
          <w:rPr>
            <w:sz w:val="22"/>
          </w:rPr>
          <w:delText xml:space="preserve">. </w:delText>
        </w:r>
      </w:del>
      <w:ins w:id="101" w:author="Hanns-Christian Mahler" w:date="2025-08-18T18:36:00Z">
        <w:del w:id="102" w:author="STIPPLER Erika" w:date="2025-12-19T11:28:00Z">
          <w:r w:rsidDel="0054135D">
            <w:rPr>
              <w:sz w:val="22"/>
            </w:rPr>
            <w:delText>.</w:delText>
          </w:r>
        </w:del>
      </w:ins>
      <w:ins w:id="103" w:author="JARVIS Christopher" w:date="2025-10-23T09:57:00Z">
        <w:del w:id="104" w:author="STIPPLER Erika" w:date="2025-12-19T11:28:00Z">
          <w:r w:rsidR="002A5FC1" w:rsidDel="0054135D">
            <w:rPr>
              <w:sz w:val="22"/>
            </w:rPr>
            <w:delText xml:space="preserve">, </w:delText>
          </w:r>
        </w:del>
      </w:ins>
      <w:ins w:id="105" w:author="Hanns-Christian Mahler" w:date="2025-08-18T18:37:00Z">
        <w:del w:id="106" w:author="STIPPLER Erika" w:date="2025-12-19T11:28:00Z">
          <w:r w:rsidDel="0054135D">
            <w:rPr>
              <w:sz w:val="22"/>
            </w:rPr>
            <w:delText xml:space="preserve">and </w:delText>
          </w:r>
        </w:del>
      </w:ins>
      <w:del w:id="107" w:author="STIPPLER Erika" w:date="2025-12-19T11:28:00Z">
        <w:r w:rsidDel="0054135D">
          <w:rPr>
            <w:sz w:val="22"/>
          </w:rPr>
          <w:delText xml:space="preserve">Expel </w:delText>
        </w:r>
      </w:del>
      <w:ins w:id="108" w:author="Hanns-Christian Mahler" w:date="2025-08-18T18:37:00Z">
        <w:del w:id="109" w:author="STIPPLER Erika" w:date="2025-12-19T11:28:00Z">
          <w:r w:rsidDel="0054135D">
            <w:rPr>
              <w:sz w:val="22"/>
            </w:rPr>
            <w:delText xml:space="preserve">expel </w:delText>
          </w:r>
        </w:del>
      </w:ins>
      <w:del w:id="110" w:author="STIPPLER Erika" w:date="2025-12-19T11:28:00Z">
        <w:r w:rsidDel="0054135D">
          <w:rPr>
            <w:sz w:val="22"/>
          </w:rPr>
          <w:delText xml:space="preserve">any air bubbles from the syringe and needle, taking care not to spill out any product. </w:delText>
        </w:r>
      </w:del>
    </w:p>
    <w:p w14:paraId="0CF874EE" w14:textId="18359A54" w:rsidR="00982F45" w:rsidDel="004B20BF" w:rsidRDefault="00616EE3">
      <w:pPr>
        <w:pStyle w:val="a0"/>
        <w:rPr>
          <w:ins w:id="111" w:author="Hanns-Christian Mahler" w:date="2025-08-18T18:42:00Z"/>
          <w:del w:id="112" w:author="STIPPLER Erika" w:date="2026-02-16T16:45:00Z"/>
          <w:sz w:val="22"/>
        </w:rPr>
      </w:pPr>
      <w:commentRangeStart w:id="113"/>
      <w:commentRangeStart w:id="114"/>
      <w:ins w:id="115" w:author="STIPPLER Erika" w:date="2025-12-11T14:48:00Z">
        <w:r w:rsidRPr="00616EE3">
          <w:rPr>
            <w:sz w:val="22"/>
            <w:highlight w:val="yellow"/>
            <w:rPrChange w:id="116" w:author="STIPPLER Erika" w:date="2025-12-11T14:49:00Z">
              <w:rPr>
                <w:sz w:val="22"/>
              </w:rPr>
            </w:rPrChange>
          </w:rPr>
          <w:t xml:space="preserve">In case of </w:t>
        </w:r>
      </w:ins>
      <w:ins w:id="117" w:author="STIPPLER Erika" w:date="2025-12-19T11:18:00Z">
        <w:r w:rsidR="002C1D7C">
          <w:rPr>
            <w:sz w:val="22"/>
            <w:highlight w:val="yellow"/>
          </w:rPr>
          <w:t xml:space="preserve">large volume </w:t>
        </w:r>
      </w:ins>
      <w:ins w:id="118" w:author="STIPPLER Erika" w:date="2025-12-19T11:17:00Z">
        <w:r w:rsidR="002C1D7C">
          <w:rPr>
            <w:sz w:val="22"/>
            <w:highlight w:val="yellow"/>
          </w:rPr>
          <w:t xml:space="preserve">preparations </w:t>
        </w:r>
      </w:ins>
      <w:ins w:id="119" w:author="STIPPLER Erika" w:date="2025-12-11T14:48:00Z">
        <w:r w:rsidRPr="00616EE3">
          <w:rPr>
            <w:sz w:val="22"/>
            <w:highlight w:val="yellow"/>
            <w:rPrChange w:id="120" w:author="STIPPLER Erika" w:date="2025-12-11T14:49:00Z">
              <w:rPr>
                <w:sz w:val="22"/>
              </w:rPr>
            </w:rPrChange>
          </w:rPr>
          <w:t xml:space="preserve">the content of the container </w:t>
        </w:r>
      </w:ins>
      <w:ins w:id="121" w:author="STIPPLER Erika" w:date="2025-12-11T14:49:00Z">
        <w:r w:rsidRPr="00616EE3">
          <w:rPr>
            <w:sz w:val="22"/>
            <w:highlight w:val="yellow"/>
            <w:rPrChange w:id="122" w:author="STIPPLER Erika" w:date="2025-12-11T14:49:00Z">
              <w:rPr>
                <w:sz w:val="22"/>
              </w:rPr>
            </w:rPrChange>
          </w:rPr>
          <w:t>could be emptied.</w:t>
        </w:r>
      </w:ins>
      <w:commentRangeEnd w:id="113"/>
      <w:ins w:id="123" w:author="STIPPLER Erika" w:date="2025-12-19T11:31:00Z">
        <w:r w:rsidR="0054135D">
          <w:rPr>
            <w:rStyle w:val="aff8"/>
            <w:rFonts w:cs="Mangal"/>
          </w:rPr>
          <w:commentReference w:id="113"/>
        </w:r>
      </w:ins>
      <w:commentRangeEnd w:id="114"/>
      <w:ins w:id="124" w:author="STIPPLER Erika" w:date="2026-01-29T10:50:00Z">
        <w:r w:rsidR="00080344">
          <w:rPr>
            <w:rStyle w:val="aff8"/>
            <w:rFonts w:cs="Mangal"/>
          </w:rPr>
          <w:commentReference w:id="114"/>
        </w:r>
      </w:ins>
    </w:p>
    <w:p w14:paraId="6491783D" w14:textId="7654217E" w:rsidR="004B20BF" w:rsidRDefault="004B20BF">
      <w:pPr>
        <w:pStyle w:val="a0"/>
        <w:rPr>
          <w:sz w:val="22"/>
        </w:rPr>
      </w:pPr>
      <w:ins w:id="125" w:author="STIPPLER Erika" w:date="2026-02-16T16:45:00Z">
        <w:r>
          <w:rPr>
            <w:sz w:val="22"/>
          </w:rPr>
          <w:t>Proceed with</w:t>
        </w:r>
      </w:ins>
      <w:ins w:id="126" w:author="STIPPLER Erika" w:date="2026-02-16T16:46:00Z">
        <w:r>
          <w:rPr>
            <w:sz w:val="22"/>
          </w:rPr>
          <w:t xml:space="preserve"> the evaluation of the extractable volume as follows. Method A is the preferred method, whenever feasible</w:t>
        </w:r>
      </w:ins>
      <w:ins w:id="127" w:author="STIPPLER Erika" w:date="2026-02-16T16:47:00Z">
        <w:r>
          <w:rPr>
            <w:sz w:val="22"/>
          </w:rPr>
          <w:t>.</w:t>
        </w:r>
      </w:ins>
      <w:ins w:id="128" w:author="STIPPLER Erika" w:date="2026-02-16T16:46:00Z">
        <w:r>
          <w:rPr>
            <w:sz w:val="22"/>
          </w:rPr>
          <w:t xml:space="preserve"> </w:t>
        </w:r>
      </w:ins>
    </w:p>
    <w:p w14:paraId="7A571F2F" w14:textId="54BFFE74" w:rsidR="00982F45" w:rsidRDefault="00E91075">
      <w:pPr>
        <w:pStyle w:val="a0"/>
        <w:rPr>
          <w:sz w:val="22"/>
        </w:rPr>
      </w:pPr>
      <w:commentRangeStart w:id="129"/>
      <w:ins w:id="130" w:author="Hanns-Christian Mahler" w:date="2025-08-18T18:42:00Z">
        <w:r>
          <w:rPr>
            <w:sz w:val="22"/>
          </w:rPr>
          <w:t xml:space="preserve">Method A: </w:t>
        </w:r>
      </w:ins>
      <w:commentRangeEnd w:id="129"/>
      <w:r w:rsidR="00390CD9">
        <w:rPr>
          <w:rStyle w:val="aff8"/>
          <w:rFonts w:cs="Mangal"/>
        </w:rPr>
        <w:commentReference w:id="129"/>
      </w:r>
      <w:ins w:id="131" w:author="STIPPLER Erika" w:date="2025-12-11T13:38:00Z">
        <w:r w:rsidR="00B20314">
          <w:rPr>
            <w:sz w:val="22"/>
          </w:rPr>
          <w:t xml:space="preserve">Discharge the </w:t>
        </w:r>
      </w:ins>
      <w:ins w:id="132" w:author="STIPPLER Erika" w:date="2025-12-19T11:24:00Z">
        <w:r w:rsidR="002C1D7C">
          <w:rPr>
            <w:i/>
            <w:iCs/>
            <w:sz w:val="22"/>
            <w:highlight w:val="yellow"/>
          </w:rPr>
          <w:t>withdrawn</w:t>
        </w:r>
      </w:ins>
      <w:ins w:id="133" w:author="STIPPLER Erika" w:date="2025-12-19T11:19:00Z">
        <w:r w:rsidR="002C1D7C" w:rsidRPr="002C1D7C">
          <w:rPr>
            <w:i/>
            <w:iCs/>
            <w:sz w:val="22"/>
            <w:highlight w:val="yellow"/>
            <w:rPrChange w:id="134" w:author="STIPPLER Erika" w:date="2025-12-19T11:20:00Z">
              <w:rPr>
                <w:sz w:val="22"/>
              </w:rPr>
            </w:rPrChange>
          </w:rPr>
          <w:t xml:space="preserve"> (?)</w:t>
        </w:r>
        <w:r w:rsidR="002C1D7C">
          <w:rPr>
            <w:sz w:val="22"/>
          </w:rPr>
          <w:t xml:space="preserve"> </w:t>
        </w:r>
      </w:ins>
      <w:ins w:id="135" w:author="STIPPLER Erika" w:date="2025-12-11T13:38:00Z">
        <w:r w:rsidR="00B20314">
          <w:rPr>
            <w:sz w:val="22"/>
          </w:rPr>
          <w:t xml:space="preserve">contents of the container into a tared dry </w:t>
        </w:r>
      </w:ins>
      <w:ins w:id="136" w:author="STIPPLER Erika" w:date="2026-01-14T16:22:00Z">
        <w:r w:rsidR="00AF1E56" w:rsidRPr="00187078">
          <w:rPr>
            <w:sz w:val="22"/>
            <w:highlight w:val="green"/>
            <w:rPrChange w:id="137" w:author="STIPPLER Erika" w:date="2026-01-14T16:27:00Z">
              <w:rPr>
                <w:sz w:val="22"/>
              </w:rPr>
            </w:rPrChange>
          </w:rPr>
          <w:t>container</w:t>
        </w:r>
      </w:ins>
      <w:ins w:id="138" w:author="STIPPLER Erika" w:date="2025-12-11T13:38:00Z">
        <w:r w:rsidR="00B20314">
          <w:rPr>
            <w:sz w:val="22"/>
          </w:rPr>
          <w:t xml:space="preserve"> and </w:t>
        </w:r>
      </w:ins>
      <w:ins w:id="139" w:author="STIPPLER Erika" w:date="2026-01-14T16:22:00Z">
        <w:r w:rsidR="00AF1E56">
          <w:rPr>
            <w:sz w:val="22"/>
          </w:rPr>
          <w:t xml:space="preserve">exactly </w:t>
        </w:r>
      </w:ins>
      <w:ins w:id="140" w:author="STIPPLER Erika" w:date="2025-12-11T13:38:00Z">
        <w:r w:rsidR="00B20314">
          <w:rPr>
            <w:sz w:val="22"/>
          </w:rPr>
          <w:t>weigh the extracted volume. The volume of the contents may subsequently be calculated as the mass in grams divided by the density.</w:t>
        </w:r>
      </w:ins>
      <w:ins w:id="141" w:author="Hanns-Christian Mahler" w:date="2025-08-18T18:43:00Z">
        <w:del w:id="142" w:author="STIPPLER Erika" w:date="2025-12-11T13:38:00Z">
          <w:r w:rsidDel="00B20314">
            <w:rPr>
              <w:sz w:val="22"/>
            </w:rPr>
            <w:delText>D</w:delText>
          </w:r>
        </w:del>
      </w:ins>
      <w:del w:id="143" w:author="STIPPLER Erika" w:date="2025-12-11T13:38:00Z">
        <w:r w:rsidDel="00B20314">
          <w:rPr>
            <w:sz w:val="22"/>
          </w:rPr>
          <w:delText xml:space="preserve">ischarge the contents of the syringe </w:delText>
        </w:r>
      </w:del>
      <w:ins w:id="144" w:author="Hanns-Christian Mahler" w:date="2025-08-18T18:42:00Z">
        <w:del w:id="145" w:author="STIPPLER Erika" w:date="2025-12-11T13:38:00Z">
          <w:r w:rsidDel="00B20314">
            <w:rPr>
              <w:sz w:val="22"/>
            </w:rPr>
            <w:delText xml:space="preserve">container </w:delText>
          </w:r>
        </w:del>
      </w:ins>
      <w:del w:id="146" w:author="STIPPLER Erika" w:date="2025-12-11T13:38:00Z">
        <w:r w:rsidDel="00B20314">
          <w:rPr>
            <w:sz w:val="22"/>
          </w:rPr>
          <w:delText xml:space="preserve">without emptying the needle into a </w:delText>
        </w:r>
        <w:commentRangeStart w:id="147"/>
        <w:commentRangeStart w:id="148"/>
        <w:commentRangeStart w:id="149"/>
        <w:r w:rsidDel="00B20314">
          <w:rPr>
            <w:sz w:val="22"/>
          </w:rPr>
          <w:delText xml:space="preserve">calibrated dry cylinder </w:delText>
        </w:r>
        <w:commentRangeEnd w:id="147"/>
        <w:r w:rsidR="00A72B64" w:rsidDel="00B20314">
          <w:rPr>
            <w:rStyle w:val="aff8"/>
            <w:rFonts w:cs="Mangal"/>
          </w:rPr>
          <w:commentReference w:id="147"/>
        </w:r>
      </w:del>
      <w:commentRangeEnd w:id="148"/>
      <w:r w:rsidR="009F46A2">
        <w:rPr>
          <w:rStyle w:val="aff8"/>
          <w:rFonts w:cs="Mangal"/>
        </w:rPr>
        <w:commentReference w:id="148"/>
      </w:r>
      <w:commentRangeEnd w:id="149"/>
      <w:r w:rsidR="00390CD9">
        <w:rPr>
          <w:rStyle w:val="aff8"/>
          <w:rFonts w:cs="Mangal"/>
        </w:rPr>
        <w:commentReference w:id="149"/>
      </w:r>
      <w:del w:id="150" w:author="STIPPLER Erika" w:date="2025-12-11T13:38:00Z">
        <w:r w:rsidDel="00B20314">
          <w:rPr>
            <w:sz w:val="22"/>
          </w:rPr>
          <w:delText xml:space="preserve">(graduated to contain rather than to deliver the designated volumes) of such a capacity that the volume to be measured occupies at least 40 per cent of its graduated volume. </w:delText>
        </w:r>
      </w:del>
    </w:p>
    <w:p w14:paraId="7B544069" w14:textId="3736D184" w:rsidR="00982F45" w:rsidRDefault="00E91075">
      <w:pPr>
        <w:pStyle w:val="a0"/>
        <w:rPr>
          <w:sz w:val="22"/>
        </w:rPr>
      </w:pPr>
      <w:r>
        <w:rPr>
          <w:sz w:val="22"/>
        </w:rPr>
        <w:t>Method B:</w:t>
      </w:r>
      <w:del w:id="151" w:author="STIPPLER Erika" w:date="2025-12-11T13:38:00Z">
        <w:r w:rsidDel="00B20314">
          <w:rPr>
            <w:sz w:val="22"/>
          </w:rPr>
          <w:delText>,</w:delText>
        </w:r>
      </w:del>
      <w:r>
        <w:rPr>
          <w:sz w:val="22"/>
        </w:rPr>
        <w:t xml:space="preserve"> </w:t>
      </w:r>
      <w:ins w:id="152" w:author="STIPPLER Erika" w:date="2025-12-11T13:38:00Z">
        <w:r w:rsidR="00B20314">
          <w:rPr>
            <w:sz w:val="22"/>
          </w:rPr>
          <w:t>Discharge the</w:t>
        </w:r>
      </w:ins>
      <w:ins w:id="153" w:author="STIPPLER Erika" w:date="2025-12-19T11:20:00Z">
        <w:r w:rsidR="002C1D7C">
          <w:rPr>
            <w:sz w:val="22"/>
          </w:rPr>
          <w:t xml:space="preserve"> </w:t>
        </w:r>
      </w:ins>
      <w:ins w:id="154" w:author="STIPPLER Erika" w:date="2025-12-19T11:24:00Z">
        <w:r w:rsidR="002C1D7C">
          <w:rPr>
            <w:i/>
            <w:iCs/>
            <w:sz w:val="22"/>
            <w:highlight w:val="yellow"/>
          </w:rPr>
          <w:t>withdrawn</w:t>
        </w:r>
      </w:ins>
      <w:ins w:id="155" w:author="STIPPLER Erika" w:date="2025-12-19T11:20:00Z">
        <w:r w:rsidR="002C1D7C" w:rsidRPr="001E1E27">
          <w:rPr>
            <w:i/>
            <w:iCs/>
            <w:sz w:val="22"/>
            <w:highlight w:val="yellow"/>
          </w:rPr>
          <w:t xml:space="preserve"> (?)</w:t>
        </w:r>
      </w:ins>
      <w:ins w:id="156" w:author="STIPPLER Erika" w:date="2025-12-11T13:38:00Z">
        <w:r w:rsidR="00B20314">
          <w:rPr>
            <w:sz w:val="22"/>
          </w:rPr>
          <w:t xml:space="preserve"> contents of the container into a </w:t>
        </w:r>
        <w:r w:rsidR="00B20314" w:rsidRPr="009F46A2">
          <w:rPr>
            <w:sz w:val="22"/>
            <w:highlight w:val="yellow"/>
            <w:rPrChange w:id="157" w:author="STIPPLER Erika" w:date="2025-12-11T14:51:00Z">
              <w:rPr>
                <w:sz w:val="22"/>
              </w:rPr>
            </w:rPrChange>
          </w:rPr>
          <w:t xml:space="preserve">calibrated dry cylinder </w:t>
        </w:r>
        <w:r w:rsidR="00B20314">
          <w:rPr>
            <w:sz w:val="22"/>
          </w:rPr>
          <w:t xml:space="preserve">of such a capacity that the volume to be measured occupies at least 40 per cent of its graduated volume. </w:t>
        </w:r>
      </w:ins>
      <w:ins w:id="158" w:author="Hanns-Christian Mahler" w:date="2025-08-18T18:42:00Z">
        <w:del w:id="159" w:author="STIPPLER Erika" w:date="2025-12-11T13:38:00Z">
          <w:r w:rsidDel="00B20314">
            <w:rPr>
              <w:sz w:val="22"/>
            </w:rPr>
            <w:delText xml:space="preserve">Discharge the contents of the container into a calibrated dry cylinder </w:delText>
          </w:r>
        </w:del>
      </w:ins>
      <w:ins w:id="160" w:author="JARVIS Christopher" w:date="2025-10-23T10:14:00Z">
        <w:del w:id="161" w:author="STIPPLER Erika" w:date="2025-12-11T13:38:00Z">
          <w:r w:rsidR="00915C46" w:rsidDel="00B20314">
            <w:rPr>
              <w:sz w:val="22"/>
            </w:rPr>
            <w:delText xml:space="preserve">tared dry </w:delText>
          </w:r>
        </w:del>
      </w:ins>
      <w:ins w:id="162" w:author="JARVIS Christopher" w:date="2025-10-23T10:15:00Z">
        <w:del w:id="163" w:author="STIPPLER Erika" w:date="2025-12-11T13:38:00Z">
          <w:r w:rsidR="00915C46" w:rsidDel="00B20314">
            <w:rPr>
              <w:sz w:val="22"/>
            </w:rPr>
            <w:delText xml:space="preserve">vessel </w:delText>
          </w:r>
        </w:del>
      </w:ins>
      <w:ins w:id="164" w:author="Hanns-Christian Mahler" w:date="2025-08-18T18:43:00Z">
        <w:del w:id="165" w:author="STIPPLER Erika" w:date="2025-12-11T13:38:00Z">
          <w:r w:rsidDel="00B20314">
            <w:rPr>
              <w:sz w:val="22"/>
            </w:rPr>
            <w:delText xml:space="preserve">and weigh the extracted volume. </w:delText>
          </w:r>
        </w:del>
      </w:ins>
      <w:del w:id="166" w:author="STIPPLER Erika" w:date="2025-12-11T13:38:00Z">
        <w:r w:rsidDel="00B20314">
          <w:rPr>
            <w:sz w:val="22"/>
          </w:rPr>
          <w:delText xml:space="preserve">the </w:delText>
        </w:r>
      </w:del>
      <w:ins w:id="167" w:author="Hanns-Christian Mahler" w:date="2025-08-18T18:43:00Z">
        <w:del w:id="168" w:author="STIPPLER Erika" w:date="2025-12-11T13:38:00Z">
          <w:r w:rsidDel="00B20314">
            <w:rPr>
              <w:sz w:val="22"/>
            </w:rPr>
            <w:delText xml:space="preserve">The </w:delText>
          </w:r>
        </w:del>
      </w:ins>
      <w:del w:id="169" w:author="STIPPLER Erika" w:date="2025-12-11T13:38:00Z">
        <w:r w:rsidDel="00B20314">
          <w:rPr>
            <w:sz w:val="22"/>
          </w:rPr>
          <w:delText xml:space="preserve">volume of the contents in millilitres may </w:delText>
        </w:r>
      </w:del>
      <w:ins w:id="170" w:author="Hanns-Christian Mahler" w:date="2025-08-18T18:43:00Z">
        <w:del w:id="171" w:author="STIPPLER Erika" w:date="2025-12-11T13:38:00Z">
          <w:r w:rsidDel="00B20314">
            <w:rPr>
              <w:sz w:val="22"/>
            </w:rPr>
            <w:delText xml:space="preserve">subsequently </w:delText>
          </w:r>
        </w:del>
      </w:ins>
      <w:del w:id="172" w:author="STIPPLER Erika" w:date="2025-12-11T13:38:00Z">
        <w:r w:rsidDel="00B20314">
          <w:rPr>
            <w:sz w:val="22"/>
          </w:rPr>
          <w:delText>be calculated as the mass in grams divided by the density.</w:delText>
        </w:r>
      </w:del>
    </w:p>
    <w:p w14:paraId="6A38038A" w14:textId="7306B571" w:rsidR="00982F45" w:rsidRDefault="00E91075">
      <w:pPr>
        <w:pStyle w:val="a0"/>
        <w:rPr>
          <w:sz w:val="22"/>
        </w:rPr>
      </w:pPr>
      <w:r>
        <w:rPr>
          <w:sz w:val="22"/>
        </w:rPr>
        <w:t>The volume in each container tested is not less than the nominal volume</w:t>
      </w:r>
      <w:ins w:id="173" w:author="Hanns-Christian Mahler" w:date="2025-08-18T18:38:00Z">
        <w:r>
          <w:rPr>
            <w:sz w:val="22"/>
          </w:rPr>
          <w:t xml:space="preserve"> stated on the label</w:t>
        </w:r>
      </w:ins>
      <w:ins w:id="174" w:author="JARVIS Christopher" w:date="2025-10-23T09:57:00Z">
        <w:r w:rsidR="002A5FC1">
          <w:rPr>
            <w:sz w:val="22"/>
          </w:rPr>
          <w:t xml:space="preserve"> as approved for the specific product</w:t>
        </w:r>
      </w:ins>
      <w:r>
        <w:rPr>
          <w:sz w:val="22"/>
        </w:rPr>
        <w:t>.</w:t>
      </w:r>
    </w:p>
    <w:p w14:paraId="01ECA7AB" w14:textId="77777777" w:rsidR="00982F45" w:rsidRDefault="00E91075">
      <w:pPr>
        <w:pStyle w:val="2"/>
        <w:rPr>
          <w:del w:id="175" w:author="Hanns-Christian Mahler" w:date="2025-08-18T18:38:00Z"/>
          <w:b w:val="0"/>
          <w:caps/>
          <w:sz w:val="32"/>
        </w:rPr>
      </w:pPr>
      <w:del w:id="176" w:author="Hanns-Christian Mahler" w:date="2025-08-18T18:38:00Z">
        <w:r>
          <w:rPr>
            <w:b w:val="0"/>
            <w:caps/>
            <w:sz w:val="32"/>
          </w:rPr>
          <w:delText>MULTIDOSE CONTAINERS</w:delText>
        </w:r>
      </w:del>
    </w:p>
    <w:p w14:paraId="6EE8F920" w14:textId="77777777" w:rsidR="00982F45" w:rsidRDefault="00E91075">
      <w:pPr>
        <w:pStyle w:val="a0"/>
        <w:rPr>
          <w:del w:id="177" w:author="Hanns-Christian Mahler" w:date="2025-08-18T18:38:00Z"/>
          <w:sz w:val="22"/>
        </w:rPr>
      </w:pPr>
      <w:del w:id="178" w:author="Hanns-Christian Mahler" w:date="2025-08-18T18:38:00Z">
        <w:r>
          <w:rPr>
            <w:sz w:val="22"/>
          </w:rPr>
          <w:delText>For injections in multidose containers labelled to yield a specific number of doses of a stated volume, select one container and proceed as directed for single-dose containers using the same number of separate syringe assemblies as the number of doses specified.</w:delText>
        </w:r>
      </w:del>
    </w:p>
    <w:p w14:paraId="7AAA2EB2" w14:textId="77777777" w:rsidR="00982F45" w:rsidRDefault="00E91075">
      <w:pPr>
        <w:pStyle w:val="a0"/>
        <w:rPr>
          <w:del w:id="179" w:author="Hanns-Christian Mahler" w:date="2025-08-18T18:38:00Z"/>
          <w:sz w:val="22"/>
        </w:rPr>
      </w:pPr>
      <w:del w:id="180" w:author="Hanns-Christian Mahler" w:date="2025-08-18T18:38:00Z">
        <w:r>
          <w:rPr>
            <w:sz w:val="22"/>
          </w:rPr>
          <w:delText>The volume extracted into each syringe is such that it delivers not less than the dose stated on the label.</w:delText>
        </w:r>
      </w:del>
    </w:p>
    <w:p w14:paraId="6DCE4CFC" w14:textId="77777777" w:rsidR="00982F45" w:rsidRDefault="00E91075">
      <w:pPr>
        <w:pStyle w:val="2"/>
        <w:rPr>
          <w:del w:id="181" w:author="Hanns-Christian Mahler" w:date="2025-08-18T18:41:00Z"/>
          <w:b w:val="0"/>
          <w:caps/>
          <w:sz w:val="32"/>
        </w:rPr>
      </w:pPr>
      <w:del w:id="182" w:author="Hanns-Christian Mahler" w:date="2025-08-18T18:41:00Z">
        <w:r>
          <w:rPr>
            <w:b w:val="0"/>
            <w:caps/>
            <w:sz w:val="32"/>
          </w:rPr>
          <w:delText>CARTRIDGES AND PREFILLED SYRINGES</w:delText>
        </w:r>
      </w:del>
    </w:p>
    <w:p w14:paraId="1E6C5629" w14:textId="77777777" w:rsidR="00982F45" w:rsidRDefault="00E91075">
      <w:pPr>
        <w:pStyle w:val="a0"/>
        <w:rPr>
          <w:del w:id="183" w:author="Hanns-Christian Mahler" w:date="2025-08-18T18:41:00Z"/>
          <w:sz w:val="22"/>
        </w:rPr>
      </w:pPr>
      <w:del w:id="184" w:author="Hanns-Christian Mahler" w:date="2025-08-18T18:41:00Z">
        <w:r>
          <w:rPr>
            <w:sz w:val="22"/>
          </w:rPr>
          <w:delText>Determine an appropriate number of containers to be tested, based on the number of units available and a suitable statistical approach. If necessary, fit the containers with the accessories required for their use (needle, piston, syringe) and transfer the entire contents of each container without emptying the needle into a dry tared beaker by slowly and continuously depressing the piston. Calculate the volume in millilitres as the mass in grams divided by the density.</w:delText>
        </w:r>
      </w:del>
    </w:p>
    <w:p w14:paraId="3D322B0D" w14:textId="77777777" w:rsidR="00982F45" w:rsidRDefault="00E91075">
      <w:pPr>
        <w:pStyle w:val="a0"/>
        <w:rPr>
          <w:sz w:val="22"/>
        </w:rPr>
      </w:pPr>
      <w:del w:id="185" w:author="Hanns-Christian Mahler" w:date="2025-08-18T18:41:00Z">
        <w:r>
          <w:rPr>
            <w:sz w:val="22"/>
          </w:rPr>
          <w:lastRenderedPageBreak/>
          <w:delText>The volume measured in each container tested is not less than the nominal volume.</w:delText>
        </w:r>
      </w:del>
    </w:p>
    <w:p w14:paraId="48AA687D" w14:textId="77777777" w:rsidR="00982F45" w:rsidRDefault="00E91075">
      <w:pPr>
        <w:pStyle w:val="2"/>
        <w:rPr>
          <w:del w:id="186" w:author="Hanns-Christian Mahler" w:date="2025-08-18T18:41:00Z"/>
          <w:b w:val="0"/>
          <w:caps/>
          <w:sz w:val="32"/>
        </w:rPr>
      </w:pPr>
      <w:del w:id="187" w:author="Hanns-Christian Mahler" w:date="2025-08-18T18:41:00Z">
        <w:r>
          <w:rPr>
            <w:b w:val="0"/>
            <w:caps/>
            <w:sz w:val="32"/>
          </w:rPr>
          <w:delText>LARGE VOLUME PARENTERALS</w:delText>
        </w:r>
      </w:del>
    </w:p>
    <w:p w14:paraId="4C776A49" w14:textId="77777777" w:rsidR="00982F45" w:rsidRDefault="00E91075">
      <w:pPr>
        <w:pStyle w:val="a0"/>
        <w:rPr>
          <w:del w:id="188" w:author="Hanns-Christian Mahler" w:date="2025-08-18T18:41:00Z"/>
          <w:sz w:val="22"/>
        </w:rPr>
      </w:pPr>
      <w:del w:id="189" w:author="Hanns-Christian Mahler" w:date="2025-08-18T18:41:00Z">
        <w:r>
          <w:rPr>
            <w:sz w:val="22"/>
          </w:rPr>
          <w:delText>Determine an appropriate number of containers to be tested, based on the number of units available and a suitable statistical approach. Transfer the contents of a container into a calibrated dry cylinder of such a capacity that the volume to be measured occupies at least 40 per cent of its nominal volume. Measure the volume transferred. Alternatively, the volume of the contents in millilitres may be calculated as the mass in grams divided by the density.</w:delText>
        </w:r>
      </w:del>
    </w:p>
    <w:p w14:paraId="1C355B6C" w14:textId="77777777" w:rsidR="00982F45" w:rsidRDefault="00E91075">
      <w:pPr>
        <w:pStyle w:val="a0"/>
        <w:rPr>
          <w:del w:id="190" w:author="Hanns-Christian Mahler" w:date="2025-08-18T18:41:00Z"/>
          <w:sz w:val="22"/>
        </w:rPr>
      </w:pPr>
      <w:del w:id="191" w:author="Hanns-Christian Mahler" w:date="2025-08-18T18:41:00Z">
        <w:r>
          <w:rPr>
            <w:sz w:val="22"/>
          </w:rPr>
          <w:delText>The volume in each container tested is not less than the nominal volume.</w:delText>
        </w:r>
      </w:del>
    </w:p>
    <w:p w14:paraId="4600FD19" w14:textId="77777777" w:rsidR="00982F45" w:rsidRDefault="00E91075">
      <w:pPr>
        <w:pStyle w:val="a0"/>
        <w:spacing w:before="525"/>
        <w:rPr>
          <w:sz w:val="16"/>
        </w:rPr>
      </w:pPr>
      <w:bookmarkStart w:id="192" w:name="footnote-1"/>
      <w:bookmarkEnd w:id="192"/>
      <w:r>
        <w:rPr>
          <w:sz w:val="16"/>
        </w:rPr>
        <w:t xml:space="preserve">(1) This chapter has undergone pharmacopoeial harmonisation. See chapter </w:t>
      </w:r>
      <w:r>
        <w:rPr>
          <w:i/>
          <w:sz w:val="16"/>
        </w:rPr>
        <w:t>5.8. Pharmacopoeial harmonisation</w:t>
      </w:r>
      <w:r>
        <w:rPr>
          <w:sz w:val="16"/>
        </w:rPr>
        <w:t>.</w:t>
      </w:r>
    </w:p>
    <w:sectPr w:rsidR="00982F45">
      <w:footerReference w:type="default" r:id="rId10"/>
      <w:pgSz w:w="11909" w:h="16834"/>
      <w:pgMar w:top="562" w:right="1138" w:bottom="836" w:left="1138" w:header="0" w:footer="562" w:gutter="0"/>
      <w:lnNumType w:countBy="1" w:restart="continuous"/>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STIPPLER Erika" w:date="2025-12-11T13:46:00Z" w:initials="ES">
    <w:p w14:paraId="3B01ABE9" w14:textId="77777777" w:rsidR="006E4769" w:rsidRDefault="006E4769" w:rsidP="006E4769">
      <w:pPr>
        <w:pStyle w:val="aff9"/>
      </w:pPr>
      <w:r>
        <w:rPr>
          <w:rStyle w:val="aff8"/>
        </w:rPr>
        <w:annotationRef/>
      </w:r>
      <w:r>
        <w:t>To be discussed whether this test is a QC test or a test to be conducted in the Production.</w:t>
      </w:r>
    </w:p>
    <w:p w14:paraId="1725C47E" w14:textId="77777777" w:rsidR="006E4769" w:rsidRDefault="006E4769" w:rsidP="006E4769">
      <w:pPr>
        <w:pStyle w:val="aff9"/>
      </w:pPr>
      <w:r>
        <w:t>Also to be clarified how this test differs from the uniformity of dosage units test (which applies only for single dose preparations)</w:t>
      </w:r>
    </w:p>
  </w:comment>
  <w:comment w:id="4" w:author="STIPPLER Erika" w:date="2025-12-11T14:20:00Z" w:initials="ES">
    <w:p w14:paraId="3773713A" w14:textId="77777777" w:rsidR="0091179C" w:rsidRDefault="0091179C" w:rsidP="0091179C">
      <w:pPr>
        <w:pStyle w:val="aff9"/>
      </w:pPr>
      <w:r>
        <w:rPr>
          <w:rStyle w:val="aff8"/>
        </w:rPr>
        <w:annotationRef/>
      </w:r>
      <w:r>
        <w:t xml:space="preserve">This test should be a QC test. The fill volume can be tracked differently in the Production. </w:t>
      </w:r>
    </w:p>
    <w:p w14:paraId="62CB83FA" w14:textId="77777777" w:rsidR="0091179C" w:rsidRDefault="0091179C" w:rsidP="0091179C">
      <w:pPr>
        <w:pStyle w:val="aff9"/>
      </w:pPr>
      <w:r>
        <w:t>The fill volume should be controlled during the Production.</w:t>
      </w:r>
    </w:p>
    <w:p w14:paraId="3492F9B8" w14:textId="77777777" w:rsidR="0091179C" w:rsidRDefault="0091179C" w:rsidP="0091179C">
      <w:pPr>
        <w:pStyle w:val="aff9"/>
      </w:pPr>
      <w:r>
        <w:t>It is used in conjunction with the UDU test.</w:t>
      </w:r>
    </w:p>
    <w:p w14:paraId="7D2D5A57" w14:textId="77777777" w:rsidR="0091179C" w:rsidRDefault="0091179C" w:rsidP="0091179C">
      <w:pPr>
        <w:pStyle w:val="aff9"/>
      </w:pPr>
      <w:r>
        <w:rPr>
          <w:b/>
          <w:bCs/>
        </w:rPr>
        <w:t>Move 2.9.17 to the TESTS section.</w:t>
      </w:r>
    </w:p>
  </w:comment>
  <w:comment w:id="5" w:author="STIPPLER Erika" w:date="2026-01-29T10:16:00Z" w:initials="ES">
    <w:p w14:paraId="7070D638" w14:textId="77777777" w:rsidR="001D2B87" w:rsidRDefault="001D2B87" w:rsidP="001D2B87">
      <w:pPr>
        <w:pStyle w:val="aff9"/>
      </w:pPr>
      <w:r>
        <w:rPr>
          <w:rStyle w:val="aff8"/>
        </w:rPr>
        <w:annotationRef/>
      </w:r>
      <w:r>
        <w:t>Group 12 agrees to move the test in TESTS of 0520.  Maybe add a footnote  the it can be tested as QC or IPC.</w:t>
      </w:r>
    </w:p>
    <w:p w14:paraId="3ECFEECF" w14:textId="77777777" w:rsidR="001D2B87" w:rsidRDefault="001D2B87" w:rsidP="001D2B87">
      <w:pPr>
        <w:pStyle w:val="aff9"/>
      </w:pPr>
      <w:r>
        <w:t>The revision of 0520 should be revised in conjunction with the revision of 2.9.17.  A RfR to be submitted to COM</w:t>
      </w:r>
    </w:p>
  </w:comment>
  <w:comment w:id="59" w:author="STIPPLER Erika" w:date="2025-12-19T11:41:00Z" w:initials="ES">
    <w:p w14:paraId="017406AF" w14:textId="5F580666" w:rsidR="001A79B1" w:rsidRDefault="00550D8F" w:rsidP="001A79B1">
      <w:pPr>
        <w:pStyle w:val="aff9"/>
      </w:pPr>
      <w:r>
        <w:rPr>
          <w:rStyle w:val="aff8"/>
        </w:rPr>
        <w:annotationRef/>
      </w:r>
      <w:r w:rsidR="001A79B1">
        <w:t xml:space="preserve">Should the instruction on how to determine the number of units to be tested retained? </w:t>
      </w:r>
    </w:p>
    <w:p w14:paraId="55BD7252" w14:textId="77777777" w:rsidR="001A79B1" w:rsidRDefault="001A79B1" w:rsidP="001A79B1">
      <w:pPr>
        <w:pStyle w:val="aff9"/>
      </w:pPr>
      <w:r>
        <w:t>Or should be an example provided?</w:t>
      </w:r>
    </w:p>
  </w:comment>
  <w:comment w:id="60" w:author="STIPPLER Erika" w:date="2026-01-29T10:24:00Z" w:initials="ES">
    <w:p w14:paraId="7A853FC2" w14:textId="77777777" w:rsidR="001D2B87" w:rsidRDefault="001D2B87" w:rsidP="001D2B87">
      <w:pPr>
        <w:pStyle w:val="aff9"/>
      </w:pPr>
      <w:r>
        <w:rPr>
          <w:rStyle w:val="aff8"/>
        </w:rPr>
        <w:annotationRef/>
      </w:r>
      <w:r>
        <w:t>We want to make a recommendation monograph on how to select the number of samples.</w:t>
      </w:r>
    </w:p>
    <w:p w14:paraId="1367BF8A" w14:textId="77777777" w:rsidR="001D2B87" w:rsidRDefault="001D2B87" w:rsidP="001D2B87">
      <w:pPr>
        <w:pStyle w:val="aff9"/>
      </w:pPr>
      <w:r>
        <w:t>This should be added as a local text. No harmonization on the recommendation on the selection of the numbers of samples.</w:t>
      </w:r>
    </w:p>
  </w:comment>
  <w:comment w:id="113" w:author="STIPPLER Erika" w:date="2025-12-19T11:31:00Z" w:initials="ES">
    <w:p w14:paraId="1DF7DD45" w14:textId="484EA7C9" w:rsidR="0054135D" w:rsidRDefault="0054135D" w:rsidP="0054135D">
      <w:pPr>
        <w:pStyle w:val="aff9"/>
      </w:pPr>
      <w:r>
        <w:rPr>
          <w:rStyle w:val="aff8"/>
        </w:rPr>
        <w:annotationRef/>
      </w:r>
      <w:r>
        <w:t>Would this approach mimic the clinical practice? It is not in line with the statement above.</w:t>
      </w:r>
    </w:p>
    <w:p w14:paraId="48F05843" w14:textId="77777777" w:rsidR="0054135D" w:rsidRDefault="0054135D" w:rsidP="0054135D">
      <w:pPr>
        <w:pStyle w:val="aff9"/>
      </w:pPr>
      <w:r>
        <w:t>Should information for an infusion bag be added?</w:t>
      </w:r>
    </w:p>
    <w:p w14:paraId="26ABCF51" w14:textId="77777777" w:rsidR="0054135D" w:rsidRDefault="0054135D" w:rsidP="0054135D">
      <w:pPr>
        <w:pStyle w:val="aff9"/>
      </w:pPr>
      <w:r>
        <w:t>What about information regarding cartridges and syringes?</w:t>
      </w:r>
    </w:p>
  </w:comment>
  <w:comment w:id="114" w:author="STIPPLER Erika" w:date="2026-01-29T10:50:00Z" w:initials="ES">
    <w:p w14:paraId="166BA44D" w14:textId="77777777" w:rsidR="004B20BF" w:rsidRDefault="00080344" w:rsidP="004B20BF">
      <w:pPr>
        <w:pStyle w:val="aff9"/>
      </w:pPr>
      <w:r>
        <w:rPr>
          <w:rStyle w:val="aff8"/>
        </w:rPr>
        <w:annotationRef/>
      </w:r>
      <w:r w:rsidR="004B20BF">
        <w:rPr>
          <w:highlight w:val="yellow"/>
        </w:rPr>
        <w:t>Large volume parenterals are evaluated based on the volume of the preparation contained in the container and not on the extractable volume.</w:t>
      </w:r>
    </w:p>
    <w:p w14:paraId="7776873A" w14:textId="77777777" w:rsidR="004B20BF" w:rsidRDefault="004B20BF" w:rsidP="004B20BF">
      <w:pPr>
        <w:pStyle w:val="aff9"/>
      </w:pPr>
      <w:r>
        <w:rPr>
          <w:b/>
          <w:bCs/>
          <w:highlight w:val="yellow"/>
        </w:rPr>
        <w:t>Discuss it with the Parenteral subgroup.</w:t>
      </w:r>
    </w:p>
  </w:comment>
  <w:comment w:id="129" w:author="STIPPLER Erika" w:date="2026-01-29T11:00:00Z" w:initials="ES">
    <w:p w14:paraId="653FAF00" w14:textId="7C9D22E9" w:rsidR="00390CD9" w:rsidRDefault="00390CD9" w:rsidP="00390CD9">
      <w:pPr>
        <w:pStyle w:val="aff9"/>
      </w:pPr>
      <w:r>
        <w:rPr>
          <w:rStyle w:val="aff8"/>
        </w:rPr>
        <w:annotationRef/>
      </w:r>
      <w:r>
        <w:t>To be mentioned that Method A is the preferred procedure</w:t>
      </w:r>
    </w:p>
  </w:comment>
  <w:comment w:id="147" w:author="JARVIS Christopher" w:date="2025-10-23T10:08:00Z" w:initials="CJ">
    <w:p w14:paraId="4715570C" w14:textId="2508E6F3" w:rsidR="006E317F" w:rsidRDefault="00A72B64" w:rsidP="006E317F">
      <w:pPr>
        <w:pStyle w:val="aff9"/>
      </w:pPr>
      <w:r>
        <w:rPr>
          <w:rStyle w:val="aff8"/>
        </w:rPr>
        <w:annotationRef/>
      </w:r>
      <w:r w:rsidR="006E317F">
        <w:t>Clairify if there are two types of calibrated cylinder: do they measure contained volume or dischargable volume?</w:t>
      </w:r>
    </w:p>
    <w:p w14:paraId="7559766B" w14:textId="77777777" w:rsidR="006E317F" w:rsidRDefault="006E317F" w:rsidP="006E317F">
      <w:pPr>
        <w:pStyle w:val="aff9"/>
      </w:pPr>
      <w:r>
        <w:t>What about the temperature of calibration?</w:t>
      </w:r>
    </w:p>
  </w:comment>
  <w:comment w:id="148" w:author="STIPPLER Erika" w:date="2025-12-11T14:51:00Z" w:initials="ES">
    <w:p w14:paraId="08D76F3E" w14:textId="77777777" w:rsidR="007E690A" w:rsidRDefault="009F46A2" w:rsidP="007E690A">
      <w:pPr>
        <w:pStyle w:val="aff9"/>
      </w:pPr>
      <w:r>
        <w:rPr>
          <w:rStyle w:val="aff8"/>
        </w:rPr>
        <w:annotationRef/>
      </w:r>
      <w:r w:rsidR="007E690A">
        <w:t xml:space="preserve">There are volumetric cylinders which have the </w:t>
      </w:r>
      <w:r w:rsidR="007E690A">
        <w:rPr>
          <w:highlight w:val="yellow"/>
        </w:rPr>
        <w:t>marking TC or IN.</w:t>
      </w:r>
      <w:r w:rsidR="007E690A">
        <w:t xml:space="preserve"> These are calibrated for the contained volume to held the exact volume inside the cylinder. </w:t>
      </w:r>
    </w:p>
    <w:p w14:paraId="4BD341DD" w14:textId="77777777" w:rsidR="007E690A" w:rsidRDefault="007E690A" w:rsidP="007E690A">
      <w:pPr>
        <w:pStyle w:val="aff9"/>
      </w:pPr>
      <w:r>
        <w:t xml:space="preserve">The volumetric cylinders marked as </w:t>
      </w:r>
      <w:r>
        <w:rPr>
          <w:highlight w:val="yellow"/>
        </w:rPr>
        <w:t>TD or EX</w:t>
      </w:r>
      <w:r>
        <w:t xml:space="preserve"> are calibrated  to deliver the exact volume when poured out (delivered volume). </w:t>
      </w:r>
    </w:p>
    <w:p w14:paraId="029298CD" w14:textId="77777777" w:rsidR="007E690A" w:rsidRDefault="007E690A" w:rsidP="007E690A">
      <w:pPr>
        <w:pStyle w:val="aff9"/>
      </w:pPr>
      <w:r>
        <w:t xml:space="preserve">There are several standards which describe how to test and calibrate volumetric apparatus. </w:t>
      </w:r>
    </w:p>
    <w:p w14:paraId="56876747" w14:textId="77777777" w:rsidR="007E690A" w:rsidRDefault="007E690A" w:rsidP="007E690A">
      <w:pPr>
        <w:pStyle w:val="aff9"/>
      </w:pPr>
      <w:r>
        <w:rPr>
          <w:highlight w:val="yellow"/>
        </w:rPr>
        <w:t>Should the temperature be mentioned here?</w:t>
      </w:r>
    </w:p>
  </w:comment>
  <w:comment w:id="149" w:author="STIPPLER Erika" w:date="2026-01-29T10:59:00Z" w:initials="ES">
    <w:p w14:paraId="77061D20" w14:textId="77777777" w:rsidR="00390CD9" w:rsidRDefault="00390CD9" w:rsidP="00390CD9">
      <w:pPr>
        <w:pStyle w:val="aff9"/>
      </w:pPr>
      <w:r>
        <w:rPr>
          <w:rStyle w:val="aff8"/>
        </w:rPr>
        <w:annotationRef/>
      </w:r>
      <w:r>
        <w:t xml:space="preserve">It should be discussed whether additional requirements are needed to be included in the chapter. </w:t>
      </w:r>
    </w:p>
    <w:p w14:paraId="4D3DF015" w14:textId="77777777" w:rsidR="00390CD9" w:rsidRDefault="00390CD9" w:rsidP="00390CD9">
      <w:pPr>
        <w:pStyle w:val="aff9"/>
      </w:pPr>
      <w:r>
        <w:t>No need to give any additional information.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725C47E" w15:done="1"/>
  <w15:commentEx w15:paraId="7D2D5A57" w15:paraIdParent="1725C47E" w15:done="1"/>
  <w15:commentEx w15:paraId="3ECFEECF" w15:paraIdParent="1725C47E" w15:done="1"/>
  <w15:commentEx w15:paraId="55BD7252" w15:done="0"/>
  <w15:commentEx w15:paraId="1367BF8A" w15:paraIdParent="55BD7252" w15:done="0"/>
  <w15:commentEx w15:paraId="26ABCF51" w15:done="0"/>
  <w15:commentEx w15:paraId="7776873A" w15:paraIdParent="26ABCF51" w15:done="0"/>
  <w15:commentEx w15:paraId="653FAF00" w15:done="0"/>
  <w15:commentEx w15:paraId="7559766B" w15:done="0"/>
  <w15:commentEx w15:paraId="56876747" w15:paraIdParent="7559766B" w15:done="0"/>
  <w15:commentEx w15:paraId="4D3DF015" w15:paraIdParent="755976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3A714202" w16cex:dateUtc="2025-12-11T12:46:00Z"/>
  <w16cex:commentExtensible w16cex:durableId="45CDA4F0" w16cex:dateUtc="2025-12-11T13:20:00Z"/>
  <w16cex:commentExtensible w16cex:durableId="2482F426" w16cex:dateUtc="2026-01-29T09:16:00Z"/>
  <w16cex:commentExtensible w16cex:durableId="6F630BB6" w16cex:dateUtc="2025-12-19T10:41:00Z"/>
  <w16cex:commentExtensible w16cex:durableId="0C0478F6" w16cex:dateUtc="2026-01-29T09:24:00Z"/>
  <w16cex:commentExtensible w16cex:durableId="7EDA95A8" w16cex:dateUtc="2025-12-19T10:31:00Z"/>
  <w16cex:commentExtensible w16cex:durableId="1035381E" w16cex:dateUtc="2026-01-29T09:50:00Z"/>
  <w16cex:commentExtensible w16cex:durableId="77F9CB0F" w16cex:dateUtc="2026-01-29T10:00:00Z"/>
  <w16cex:commentExtensible w16cex:durableId="053BF52B" w16cex:dateUtc="2025-10-23T08:08:00Z"/>
  <w16cex:commentExtensible w16cex:durableId="7524F330" w16cex:dateUtc="2025-12-11T13:51:00Z"/>
  <w16cex:commentExtensible w16cex:durableId="498A4DD2" w16cex:dateUtc="2026-01-29T09: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725C47E" w16cid:durableId="3A714202"/>
  <w16cid:commentId w16cid:paraId="7D2D5A57" w16cid:durableId="45CDA4F0"/>
  <w16cid:commentId w16cid:paraId="3ECFEECF" w16cid:durableId="2482F426"/>
  <w16cid:commentId w16cid:paraId="55BD7252" w16cid:durableId="6F630BB6"/>
  <w16cid:commentId w16cid:paraId="1367BF8A" w16cid:durableId="0C0478F6"/>
  <w16cid:commentId w16cid:paraId="26ABCF51" w16cid:durableId="7EDA95A8"/>
  <w16cid:commentId w16cid:paraId="7776873A" w16cid:durableId="1035381E"/>
  <w16cid:commentId w16cid:paraId="653FAF00" w16cid:durableId="77F9CB0F"/>
  <w16cid:commentId w16cid:paraId="7559766B" w16cid:durableId="053BF52B"/>
  <w16cid:commentId w16cid:paraId="56876747" w16cid:durableId="7524F330"/>
  <w16cid:commentId w16cid:paraId="4D3DF015" w16cid:durableId="498A4D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5CEBB5" w14:textId="77777777" w:rsidR="00D11E36" w:rsidRDefault="00D11E36">
      <w:r>
        <w:separator/>
      </w:r>
    </w:p>
  </w:endnote>
  <w:endnote w:type="continuationSeparator" w:id="0">
    <w:p w14:paraId="5EF11780" w14:textId="77777777" w:rsidR="00D11E36" w:rsidRDefault="00D11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panose1 w:val="02020603050405020304"/>
    <w:charset w:val="00"/>
    <w:family w:val="auto"/>
    <w:pitch w:val="default"/>
  </w:font>
  <w:font w:name="DejaVu Sans">
    <w:altName w:val="Verdana"/>
    <w:panose1 w:val="020B0603030804020204"/>
    <w:charset w:val="00"/>
    <w:family w:val="auto"/>
    <w:pitch w:val="default"/>
  </w:font>
  <w:font w:name="Liberation Sans Unicode MS">
    <w:altName w:val="Arial"/>
    <w:charset w:val="00"/>
    <w:family w:val="auto"/>
    <w:pitch w:val="default"/>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auto"/>
    <w:pitch w:val="default"/>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04AC6" w14:textId="77777777" w:rsidR="00982F45" w:rsidRDefault="00E91075">
    <w:pPr>
      <w:pStyle w:val="a0"/>
      <w:jc w:val="center"/>
    </w:pPr>
    <w:r>
      <w:fldChar w:fldCharType="begin"/>
    </w:r>
    <w:r>
      <w:instrText>PAGE</w:instrText>
    </w:r>
    <w:r>
      <w:fldChar w:fldCharType="separate"/>
    </w:r>
    <w: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22D8A3" w14:textId="77777777" w:rsidR="00D11E36" w:rsidRDefault="00D11E36">
      <w:r>
        <w:separator/>
      </w:r>
    </w:p>
  </w:footnote>
  <w:footnote w:type="continuationSeparator" w:id="0">
    <w:p w14:paraId="2C761F17" w14:textId="77777777" w:rsidR="00D11E36" w:rsidRDefault="00D11E36">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TIPPLER Erika">
    <w15:presenceInfo w15:providerId="AD" w15:userId="S::Erika.STIPPLER@edqm.eu::a3bc2d5c-8c8c-45ec-82ef-df088e15c706"/>
  </w15:person>
  <w15:person w15:author="Hanns-Christian Mahler">
    <w15:presenceInfo w15:providerId="AD" w15:userId="S::Hanns-Christian.Mahler@ten23.health::7ac28a4e-d92b-4a36-b30a-547291d86425"/>
  </w15:person>
  <w15:person w15:author="JARVIS Christopher">
    <w15:presenceInfo w15:providerId="AD" w15:userId="S::Christopher.JARVIS@edqm.eu::3c6694d5-e4fd-4821-8074-7a94039ae69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1134"/>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F45"/>
    <w:rsid w:val="0006386F"/>
    <w:rsid w:val="00080344"/>
    <w:rsid w:val="000817EE"/>
    <w:rsid w:val="00100C7B"/>
    <w:rsid w:val="00187078"/>
    <w:rsid w:val="001A79B1"/>
    <w:rsid w:val="001D2B87"/>
    <w:rsid w:val="001E6E6B"/>
    <w:rsid w:val="002A5FC1"/>
    <w:rsid w:val="002C1D7C"/>
    <w:rsid w:val="00390CD9"/>
    <w:rsid w:val="00422A49"/>
    <w:rsid w:val="00426B7F"/>
    <w:rsid w:val="00451FB5"/>
    <w:rsid w:val="004602DB"/>
    <w:rsid w:val="004A014F"/>
    <w:rsid w:val="004B20BF"/>
    <w:rsid w:val="004E0A0F"/>
    <w:rsid w:val="0054135D"/>
    <w:rsid w:val="00550D8F"/>
    <w:rsid w:val="005A79E3"/>
    <w:rsid w:val="005B3B93"/>
    <w:rsid w:val="00616EE3"/>
    <w:rsid w:val="00656743"/>
    <w:rsid w:val="006E317F"/>
    <w:rsid w:val="006E4769"/>
    <w:rsid w:val="007752C6"/>
    <w:rsid w:val="007965DF"/>
    <w:rsid w:val="007A79DE"/>
    <w:rsid w:val="007E690A"/>
    <w:rsid w:val="00825CAB"/>
    <w:rsid w:val="00837ED0"/>
    <w:rsid w:val="00861623"/>
    <w:rsid w:val="00887399"/>
    <w:rsid w:val="008E3D33"/>
    <w:rsid w:val="008F4EBC"/>
    <w:rsid w:val="008F500C"/>
    <w:rsid w:val="0091179C"/>
    <w:rsid w:val="00915C46"/>
    <w:rsid w:val="0092047E"/>
    <w:rsid w:val="00966044"/>
    <w:rsid w:val="00982F45"/>
    <w:rsid w:val="009F46A2"/>
    <w:rsid w:val="00A36AC8"/>
    <w:rsid w:val="00A72B64"/>
    <w:rsid w:val="00AD0D67"/>
    <w:rsid w:val="00AF1E56"/>
    <w:rsid w:val="00B20314"/>
    <w:rsid w:val="00B22079"/>
    <w:rsid w:val="00B6141C"/>
    <w:rsid w:val="00C52D25"/>
    <w:rsid w:val="00C53B56"/>
    <w:rsid w:val="00C84E0F"/>
    <w:rsid w:val="00C9488A"/>
    <w:rsid w:val="00C95531"/>
    <w:rsid w:val="00CD6897"/>
    <w:rsid w:val="00CE0937"/>
    <w:rsid w:val="00D11E36"/>
    <w:rsid w:val="00D8219A"/>
    <w:rsid w:val="00D900AF"/>
    <w:rsid w:val="00D91A18"/>
    <w:rsid w:val="00DD09F2"/>
    <w:rsid w:val="00E1586F"/>
    <w:rsid w:val="00E91075"/>
    <w:rsid w:val="00F107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F4DE2"/>
  <w15:docId w15:val="{FABDEA64-499B-4488-92B4-0ECEBC54C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DejaVu Sans" w:hAnsi="Liberation Serif" w:cs="DejaVu Sans"/>
        <w:sz w:val="24"/>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Heading"/>
    <w:next w:val="a0"/>
    <w:link w:val="10"/>
    <w:uiPriority w:val="9"/>
    <w:qFormat/>
    <w:pPr>
      <w:outlineLvl w:val="0"/>
    </w:pPr>
    <w:rPr>
      <w:rFonts w:ascii="Liberation Sans Unicode MS" w:hAnsi="Liberation Sans Unicode MS"/>
      <w:b/>
      <w:bCs/>
      <w:sz w:val="48"/>
      <w:szCs w:val="44"/>
    </w:rPr>
  </w:style>
  <w:style w:type="paragraph" w:styleId="2">
    <w:name w:val="heading 2"/>
    <w:basedOn w:val="Heading"/>
    <w:next w:val="a0"/>
    <w:link w:val="20"/>
    <w:uiPriority w:val="9"/>
    <w:unhideWhenUsed/>
    <w:qFormat/>
    <w:pPr>
      <w:spacing w:before="200" w:after="120"/>
      <w:outlineLvl w:val="1"/>
    </w:pPr>
    <w:rPr>
      <w:rFonts w:ascii="Liberation Serif" w:hAnsi="Liberation Serif"/>
      <w:b/>
      <w:bCs/>
      <w:sz w:val="36"/>
      <w:szCs w:val="36"/>
    </w:rPr>
  </w:style>
  <w:style w:type="paragraph" w:styleId="3">
    <w:name w:val="heading 3"/>
    <w:basedOn w:val="a"/>
    <w:next w:val="a"/>
    <w:link w:val="30"/>
    <w:uiPriority w:val="9"/>
    <w:unhideWhenUsed/>
    <w:qFormat/>
    <w:pPr>
      <w:keepNext/>
      <w:keepLines/>
      <w:spacing w:before="160" w:after="80"/>
      <w:outlineLvl w:val="2"/>
    </w:pPr>
    <w:rPr>
      <w:rFonts w:ascii="Arial" w:eastAsia="Arial" w:hAnsi="Arial" w:cs="Arial"/>
      <w:color w:val="0F4761" w:themeColor="accent1" w:themeShade="BF"/>
      <w:sz w:val="28"/>
      <w:szCs w:val="28"/>
    </w:rPr>
  </w:style>
  <w:style w:type="paragraph" w:styleId="4">
    <w:name w:val="heading 4"/>
    <w:basedOn w:val="a"/>
    <w:next w:val="a"/>
    <w:link w:val="40"/>
    <w:uiPriority w:val="9"/>
    <w:unhideWhenUsed/>
    <w:qFormat/>
    <w:pPr>
      <w:keepNext/>
      <w:keepLines/>
      <w:spacing w:before="80" w:after="40"/>
      <w:outlineLvl w:val="3"/>
    </w:pPr>
    <w:rPr>
      <w:rFonts w:ascii="Arial" w:eastAsia="Arial" w:hAnsi="Arial" w:cs="Arial"/>
      <w:i/>
      <w:iCs/>
      <w:color w:val="0F4761" w:themeColor="accent1" w:themeShade="BF"/>
    </w:rPr>
  </w:style>
  <w:style w:type="paragraph" w:styleId="5">
    <w:name w:val="heading 5"/>
    <w:basedOn w:val="a"/>
    <w:next w:val="a"/>
    <w:link w:val="50"/>
    <w:uiPriority w:val="9"/>
    <w:unhideWhenUsed/>
    <w:qFormat/>
    <w:pPr>
      <w:keepNext/>
      <w:keepLines/>
      <w:spacing w:before="80" w:after="40"/>
      <w:outlineLvl w:val="4"/>
    </w:pPr>
    <w:rPr>
      <w:rFonts w:ascii="Arial" w:eastAsia="Arial" w:hAnsi="Arial" w:cs="Arial"/>
      <w:color w:val="0F4761" w:themeColor="accent1" w:themeShade="BF"/>
    </w:rPr>
  </w:style>
  <w:style w:type="paragraph" w:styleId="6">
    <w:name w:val="heading 6"/>
    <w:basedOn w:val="a"/>
    <w:next w:val="a"/>
    <w:link w:val="60"/>
    <w:uiPriority w:val="9"/>
    <w:unhideWhenUsed/>
    <w:qFormat/>
    <w:pPr>
      <w:keepNext/>
      <w:keepLines/>
      <w:spacing w:before="40"/>
      <w:outlineLvl w:val="5"/>
    </w:pPr>
    <w:rPr>
      <w:rFonts w:ascii="Arial" w:eastAsia="Arial" w:hAnsi="Arial" w:cs="Arial"/>
      <w:i/>
      <w:iCs/>
      <w:color w:val="595959" w:themeColor="text1" w:themeTint="A6"/>
    </w:rPr>
  </w:style>
  <w:style w:type="paragraph" w:styleId="7">
    <w:name w:val="heading 7"/>
    <w:basedOn w:val="a"/>
    <w:next w:val="a"/>
    <w:link w:val="70"/>
    <w:uiPriority w:val="9"/>
    <w:unhideWhenUsed/>
    <w:qFormat/>
    <w:pPr>
      <w:keepNext/>
      <w:keepLines/>
      <w:spacing w:before="40"/>
      <w:outlineLvl w:val="6"/>
    </w:pPr>
    <w:rPr>
      <w:rFonts w:ascii="Arial" w:eastAsia="Arial" w:hAnsi="Arial" w:cs="Arial"/>
      <w:color w:val="595959" w:themeColor="text1" w:themeTint="A6"/>
    </w:rPr>
  </w:style>
  <w:style w:type="paragraph" w:styleId="8">
    <w:name w:val="heading 8"/>
    <w:basedOn w:val="a"/>
    <w:next w:val="a"/>
    <w:link w:val="80"/>
    <w:uiPriority w:val="9"/>
    <w:unhideWhenUsed/>
    <w:qFormat/>
    <w:pPr>
      <w:keepNext/>
      <w:keepLines/>
      <w:outlineLvl w:val="7"/>
    </w:pPr>
    <w:rPr>
      <w:rFonts w:ascii="Arial" w:eastAsia="Arial" w:hAnsi="Arial" w:cs="Arial"/>
      <w:i/>
      <w:iCs/>
      <w:color w:val="272727" w:themeColor="text1" w:themeTint="D8"/>
    </w:rPr>
  </w:style>
  <w:style w:type="paragraph" w:styleId="9">
    <w:name w:val="heading 9"/>
    <w:basedOn w:val="a"/>
    <w:next w:val="a"/>
    <w:link w:val="90"/>
    <w:uiPriority w:val="9"/>
    <w:unhideWhenUsed/>
    <w:qFormat/>
    <w:pPr>
      <w:keepNext/>
      <w:keepLines/>
      <w:outlineLvl w:val="8"/>
    </w:pPr>
    <w:rPr>
      <w:rFonts w:ascii="Arial" w:eastAsia="Arial" w:hAnsi="Arial" w:cs="Arial"/>
      <w:i/>
      <w:iCs/>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5">
    <w:name w:val="Grid Table Light"/>
    <w:basedOn w:val="a2"/>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2"/>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2"/>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2"/>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2"/>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2"/>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2"/>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11">
    <w:name w:val="Grid Table 1 Light Accent 1"/>
    <w:basedOn w:val="a2"/>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a2"/>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13">
    <w:name w:val="Grid Table 1 Light Accent 3"/>
    <w:basedOn w:val="a2"/>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14">
    <w:name w:val="Grid Table 1 Light Accent 4"/>
    <w:basedOn w:val="a2"/>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15">
    <w:name w:val="Grid Table 1 Light Accent 5"/>
    <w:basedOn w:val="a2"/>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16">
    <w:name w:val="Grid Table 1 Light Accent 6"/>
    <w:basedOn w:val="a2"/>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2">
    <w:name w:val="Grid Table 2"/>
    <w:basedOn w:val="a2"/>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21">
    <w:name w:val="Grid Table 2 Accent 1"/>
    <w:basedOn w:val="a2"/>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22">
    <w:name w:val="Grid Table 2 Accent 2"/>
    <w:basedOn w:val="a2"/>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23">
    <w:name w:val="Grid Table 2 Accent 3"/>
    <w:basedOn w:val="a2"/>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24">
    <w:name w:val="Grid Table 2 Accent 4"/>
    <w:basedOn w:val="a2"/>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25">
    <w:name w:val="Grid Table 2 Accent 5"/>
    <w:basedOn w:val="a2"/>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26">
    <w:name w:val="Grid Table 2 Accent 6"/>
    <w:basedOn w:val="a2"/>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3">
    <w:name w:val="Grid Table 3"/>
    <w:basedOn w:val="a2"/>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31">
    <w:name w:val="Grid Table 3 Accent 1"/>
    <w:basedOn w:val="a2"/>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32">
    <w:name w:val="Grid Table 3 Accent 2"/>
    <w:basedOn w:val="a2"/>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33">
    <w:name w:val="Grid Table 3 Accent 3"/>
    <w:basedOn w:val="a2"/>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34">
    <w:name w:val="Grid Table 3 Accent 4"/>
    <w:basedOn w:val="a2"/>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35">
    <w:name w:val="Grid Table 3 Accent 5"/>
    <w:basedOn w:val="a2"/>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36">
    <w:name w:val="Grid Table 3 Accent 6"/>
    <w:basedOn w:val="a2"/>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4">
    <w:name w:val="Grid Table 4"/>
    <w:basedOn w:val="a2"/>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41">
    <w:name w:val="Grid Table 4 Accent 1"/>
    <w:basedOn w:val="a2"/>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42">
    <w:name w:val="Grid Table 4 Accent 2"/>
    <w:basedOn w:val="a2"/>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43">
    <w:name w:val="Grid Table 4 Accent 3"/>
    <w:basedOn w:val="a2"/>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44">
    <w:name w:val="Grid Table 4 Accent 4"/>
    <w:basedOn w:val="a2"/>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45">
    <w:name w:val="Grid Table 4 Accent 5"/>
    <w:basedOn w:val="a2"/>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46">
    <w:name w:val="Grid Table 4 Accent 6"/>
    <w:basedOn w:val="a2"/>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5">
    <w:name w:val="Grid Table 5 Dark"/>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52">
    <w:name w:val="Grid Table 5 Dark Accent 2"/>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53">
    <w:name w:val="Grid Table 5 Dark Accent 3"/>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55">
    <w:name w:val="Grid Table 5 Dark Accent 5"/>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56">
    <w:name w:val="Grid Table 5 Dark Accent 6"/>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6">
    <w:name w:val="Grid Table 6 Colorful"/>
    <w:basedOn w:val="a2"/>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2"/>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a2"/>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a2"/>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a2"/>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a2"/>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a2"/>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7">
    <w:name w:val="Grid Table 7 Colorful"/>
    <w:basedOn w:val="a2"/>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2"/>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a2"/>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a2"/>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a2"/>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a2"/>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a2"/>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10">
    <w:name w:val="List Table 1 Light"/>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110">
    <w:name w:val="List Table 1 Light Accent 1"/>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12">
    <w:name w:val="List Table 1 Light Accent 2"/>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130">
    <w:name w:val="List Table 1 Light Accent 3"/>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140">
    <w:name w:val="List Table 1 Light Accent 4"/>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150">
    <w:name w:val="List Table 1 Light Accent 5"/>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160">
    <w:name w:val="List Table 1 Light Accent 6"/>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20">
    <w:name w:val="List Table 2"/>
    <w:basedOn w:val="a2"/>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210">
    <w:name w:val="List Table 2 Accent 1"/>
    <w:basedOn w:val="a2"/>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220">
    <w:name w:val="List Table 2 Accent 2"/>
    <w:basedOn w:val="a2"/>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230">
    <w:name w:val="List Table 2 Accent 3"/>
    <w:basedOn w:val="a2"/>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240">
    <w:name w:val="List Table 2 Accent 4"/>
    <w:basedOn w:val="a2"/>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250">
    <w:name w:val="List Table 2 Accent 5"/>
    <w:basedOn w:val="a2"/>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260">
    <w:name w:val="List Table 2 Accent 6"/>
    <w:basedOn w:val="a2"/>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30">
    <w:name w:val="List Table 3"/>
    <w:basedOn w:val="a2"/>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310">
    <w:name w:val="List Table 3 Accent 1"/>
    <w:basedOn w:val="a2"/>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320">
    <w:name w:val="List Table 3 Accent 2"/>
    <w:basedOn w:val="a2"/>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330">
    <w:name w:val="List Table 3 Accent 3"/>
    <w:basedOn w:val="a2"/>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340">
    <w:name w:val="List Table 3 Accent 4"/>
    <w:basedOn w:val="a2"/>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350">
    <w:name w:val="List Table 3 Accent 5"/>
    <w:basedOn w:val="a2"/>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360">
    <w:name w:val="List Table 3 Accent 6"/>
    <w:basedOn w:val="a2"/>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40">
    <w:name w:val="List Table 4"/>
    <w:basedOn w:val="a2"/>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410">
    <w:name w:val="List Table 4 Accent 1"/>
    <w:basedOn w:val="a2"/>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420">
    <w:name w:val="List Table 4 Accent 2"/>
    <w:basedOn w:val="a2"/>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430">
    <w:name w:val="List Table 4 Accent 3"/>
    <w:basedOn w:val="a2"/>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440">
    <w:name w:val="List Table 4 Accent 4"/>
    <w:basedOn w:val="a2"/>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450">
    <w:name w:val="List Table 4 Accent 5"/>
    <w:basedOn w:val="a2"/>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460">
    <w:name w:val="List Table 4 Accent 6"/>
    <w:basedOn w:val="a2"/>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50">
    <w:name w:val="List Table 5 Dark"/>
    <w:basedOn w:val="a2"/>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51">
    <w:name w:val="List Table 5 Dark Accent 1"/>
    <w:basedOn w:val="a2"/>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520">
    <w:name w:val="List Table 5 Dark Accent 2"/>
    <w:basedOn w:val="a2"/>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530">
    <w:name w:val="List Table 5 Dark Accent 3"/>
    <w:basedOn w:val="a2"/>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54">
    <w:name w:val="List Table 5 Dark Accent 4"/>
    <w:basedOn w:val="a2"/>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550">
    <w:name w:val="List Table 5 Dark Accent 5"/>
    <w:basedOn w:val="a2"/>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560">
    <w:name w:val="List Table 5 Dark Accent 6"/>
    <w:basedOn w:val="a2"/>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60">
    <w:name w:val="List Table 6 Colorful"/>
    <w:basedOn w:val="a2"/>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2"/>
    <w:uiPriority w:val="99"/>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a2"/>
    <w:uiPriority w:val="99"/>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a2"/>
    <w:uiPriority w:val="99"/>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a2"/>
    <w:uiPriority w:val="99"/>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a2"/>
    <w:uiPriority w:val="99"/>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a2"/>
    <w:uiPriority w:val="99"/>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70">
    <w:name w:val="List Table 7 Colorful"/>
    <w:basedOn w:val="a2"/>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2"/>
    <w:uiPriority w:val="99"/>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a2"/>
    <w:uiPriority w:val="99"/>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a2"/>
    <w:uiPriority w:val="99"/>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a2"/>
    <w:uiPriority w:val="99"/>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a2"/>
    <w:uiPriority w:val="99"/>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a2"/>
    <w:uiPriority w:val="99"/>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a2"/>
    <w:uiPriority w:val="99"/>
    <w:rPr>
      <w:color w:val="404040"/>
      <w:sz w:val="20"/>
      <w:szCs w:val="20"/>
      <w:lang w:val="en-GB" w:eastAsia="en-GB" w:bidi="ar-SA"/>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2"/>
    <w:uiPriority w:val="99"/>
    <w:rPr>
      <w:color w:val="404040"/>
      <w:sz w:val="20"/>
      <w:szCs w:val="20"/>
      <w:lang w:val="en-GB" w:eastAsia="en-GB" w:bidi="ar-SA"/>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a2"/>
    <w:uiPriority w:val="99"/>
    <w:rPr>
      <w:color w:val="404040"/>
      <w:sz w:val="20"/>
      <w:szCs w:val="20"/>
      <w:lang w:val="en-GB" w:eastAsia="en-GB" w:bidi="ar-SA"/>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a2"/>
    <w:uiPriority w:val="99"/>
    <w:rPr>
      <w:color w:val="404040"/>
      <w:sz w:val="20"/>
      <w:szCs w:val="20"/>
      <w:lang w:val="en-GB" w:eastAsia="en-GB" w:bidi="ar-SA"/>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a2"/>
    <w:uiPriority w:val="99"/>
    <w:rPr>
      <w:color w:val="404040"/>
      <w:sz w:val="20"/>
      <w:szCs w:val="20"/>
      <w:lang w:val="en-GB" w:eastAsia="en-GB" w:bidi="ar-SA"/>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a2"/>
    <w:uiPriority w:val="99"/>
    <w:rPr>
      <w:color w:val="404040"/>
      <w:sz w:val="20"/>
      <w:szCs w:val="20"/>
      <w:lang w:val="en-GB" w:eastAsia="en-GB" w:bidi="ar-SA"/>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a2"/>
    <w:uiPriority w:val="99"/>
    <w:rPr>
      <w:color w:val="404040"/>
      <w:sz w:val="20"/>
      <w:szCs w:val="20"/>
      <w:lang w:val="en-GB" w:eastAsia="en-GB" w:bidi="ar-SA"/>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a2"/>
    <w:uiPriority w:val="99"/>
    <w:rPr>
      <w:color w:val="404040"/>
      <w:sz w:val="20"/>
      <w:szCs w:val="20"/>
      <w:lang w:val="en-GB" w:eastAsia="en-GB" w:bidi="ar-SA"/>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2"/>
    <w:uiPriority w:val="99"/>
    <w:rPr>
      <w:color w:val="404040"/>
      <w:sz w:val="20"/>
      <w:szCs w:val="20"/>
      <w:lang w:val="en-GB" w:eastAsia="en-GB" w:bidi="ar-SA"/>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a2"/>
    <w:uiPriority w:val="99"/>
    <w:rPr>
      <w:color w:val="404040"/>
      <w:sz w:val="20"/>
      <w:szCs w:val="20"/>
      <w:lang w:val="en-GB" w:eastAsia="en-GB" w:bidi="ar-SA"/>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a2"/>
    <w:uiPriority w:val="99"/>
    <w:rPr>
      <w:color w:val="404040"/>
      <w:sz w:val="20"/>
      <w:szCs w:val="20"/>
      <w:lang w:val="en-GB" w:eastAsia="en-GB" w:bidi="ar-SA"/>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a2"/>
    <w:uiPriority w:val="99"/>
    <w:rPr>
      <w:color w:val="404040"/>
      <w:sz w:val="20"/>
      <w:szCs w:val="20"/>
      <w:lang w:val="en-GB" w:eastAsia="en-GB" w:bidi="ar-SA"/>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a2"/>
    <w:uiPriority w:val="99"/>
    <w:rPr>
      <w:color w:val="404040"/>
      <w:sz w:val="20"/>
      <w:szCs w:val="20"/>
      <w:lang w:val="en-GB" w:eastAsia="en-GB" w:bidi="ar-SA"/>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a2"/>
    <w:uiPriority w:val="99"/>
    <w:rPr>
      <w:color w:val="404040"/>
      <w:sz w:val="20"/>
      <w:szCs w:val="20"/>
      <w:lang w:val="en-GB" w:eastAsia="en-GB" w:bidi="ar-SA"/>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a2"/>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2"/>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a2"/>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a2"/>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a2"/>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a2"/>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a2"/>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10">
    <w:name w:val="Заголовок 1 Знак"/>
    <w:basedOn w:val="a1"/>
    <w:link w:val="1"/>
    <w:uiPriority w:val="9"/>
    <w:rPr>
      <w:rFonts w:ascii="Arial" w:eastAsia="Arial" w:hAnsi="Arial" w:cs="Arial"/>
      <w:color w:val="0F4761" w:themeColor="accent1" w:themeShade="BF"/>
      <w:sz w:val="40"/>
      <w:szCs w:val="40"/>
    </w:rPr>
  </w:style>
  <w:style w:type="character" w:customStyle="1" w:styleId="20">
    <w:name w:val="Заголовок 2 Знак"/>
    <w:basedOn w:val="a1"/>
    <w:link w:val="2"/>
    <w:uiPriority w:val="9"/>
    <w:rPr>
      <w:rFonts w:ascii="Arial" w:eastAsia="Arial" w:hAnsi="Arial" w:cs="Arial"/>
      <w:color w:val="0F4761" w:themeColor="accent1" w:themeShade="BF"/>
      <w:sz w:val="32"/>
      <w:szCs w:val="32"/>
    </w:rPr>
  </w:style>
  <w:style w:type="character" w:customStyle="1" w:styleId="30">
    <w:name w:val="Заголовок 3 Знак"/>
    <w:basedOn w:val="a1"/>
    <w:link w:val="3"/>
    <w:uiPriority w:val="9"/>
    <w:rPr>
      <w:rFonts w:ascii="Arial" w:eastAsia="Arial" w:hAnsi="Arial" w:cs="Arial"/>
      <w:color w:val="0F4761" w:themeColor="accent1" w:themeShade="BF"/>
      <w:sz w:val="28"/>
      <w:szCs w:val="28"/>
    </w:rPr>
  </w:style>
  <w:style w:type="character" w:customStyle="1" w:styleId="40">
    <w:name w:val="Заголовок 4 Знак"/>
    <w:basedOn w:val="a1"/>
    <w:link w:val="4"/>
    <w:uiPriority w:val="9"/>
    <w:rPr>
      <w:rFonts w:ascii="Arial" w:eastAsia="Arial" w:hAnsi="Arial" w:cs="Arial"/>
      <w:i/>
      <w:iCs/>
      <w:color w:val="0F4761" w:themeColor="accent1" w:themeShade="BF"/>
    </w:rPr>
  </w:style>
  <w:style w:type="character" w:customStyle="1" w:styleId="50">
    <w:name w:val="Заголовок 5 Знак"/>
    <w:basedOn w:val="a1"/>
    <w:link w:val="5"/>
    <w:uiPriority w:val="9"/>
    <w:rPr>
      <w:rFonts w:ascii="Arial" w:eastAsia="Arial" w:hAnsi="Arial" w:cs="Arial"/>
      <w:color w:val="0F4761" w:themeColor="accent1" w:themeShade="BF"/>
    </w:rPr>
  </w:style>
  <w:style w:type="character" w:customStyle="1" w:styleId="60">
    <w:name w:val="Заголовок 6 Знак"/>
    <w:basedOn w:val="a1"/>
    <w:link w:val="6"/>
    <w:uiPriority w:val="9"/>
    <w:rPr>
      <w:rFonts w:ascii="Arial" w:eastAsia="Arial" w:hAnsi="Arial" w:cs="Arial"/>
      <w:i/>
      <w:iCs/>
      <w:color w:val="595959" w:themeColor="text1" w:themeTint="A6"/>
    </w:rPr>
  </w:style>
  <w:style w:type="character" w:customStyle="1" w:styleId="70">
    <w:name w:val="Заголовок 7 Знак"/>
    <w:basedOn w:val="a1"/>
    <w:link w:val="7"/>
    <w:uiPriority w:val="9"/>
    <w:rPr>
      <w:rFonts w:ascii="Arial" w:eastAsia="Arial" w:hAnsi="Arial" w:cs="Arial"/>
      <w:color w:val="595959" w:themeColor="text1" w:themeTint="A6"/>
    </w:rPr>
  </w:style>
  <w:style w:type="character" w:customStyle="1" w:styleId="80">
    <w:name w:val="Заголовок 8 Знак"/>
    <w:basedOn w:val="a1"/>
    <w:link w:val="8"/>
    <w:uiPriority w:val="9"/>
    <w:rPr>
      <w:rFonts w:ascii="Arial" w:eastAsia="Arial" w:hAnsi="Arial" w:cs="Arial"/>
      <w:i/>
      <w:iCs/>
      <w:color w:val="272727" w:themeColor="text1" w:themeTint="D8"/>
    </w:rPr>
  </w:style>
  <w:style w:type="character" w:customStyle="1" w:styleId="90">
    <w:name w:val="Заголовок 9 Знак"/>
    <w:basedOn w:val="a1"/>
    <w:link w:val="9"/>
    <w:uiPriority w:val="9"/>
    <w:rPr>
      <w:rFonts w:ascii="Arial" w:eastAsia="Arial" w:hAnsi="Arial" w:cs="Arial"/>
      <w:i/>
      <w:iCs/>
      <w:color w:val="272727" w:themeColor="text1" w:themeTint="D8"/>
    </w:rPr>
  </w:style>
  <w:style w:type="paragraph" w:styleId="a6">
    <w:name w:val="Title"/>
    <w:basedOn w:val="a"/>
    <w:next w:val="a"/>
    <w:link w:val="a7"/>
    <w:uiPriority w:val="10"/>
    <w:qFormat/>
    <w:pPr>
      <w:spacing w:after="80"/>
      <w:contextualSpacing/>
    </w:pPr>
    <w:rPr>
      <w:rFonts w:ascii="Arial" w:eastAsia="Arial" w:hAnsi="Arial" w:cs="Arial"/>
      <w:spacing w:val="-10"/>
      <w:sz w:val="56"/>
      <w:szCs w:val="56"/>
    </w:rPr>
  </w:style>
  <w:style w:type="character" w:customStyle="1" w:styleId="a7">
    <w:name w:val="Заголовок Знак"/>
    <w:basedOn w:val="a1"/>
    <w:link w:val="a6"/>
    <w:uiPriority w:val="10"/>
    <w:rPr>
      <w:rFonts w:ascii="Arial" w:eastAsia="Arial" w:hAnsi="Arial" w:cs="Arial"/>
      <w:spacing w:val="-10"/>
      <w:sz w:val="56"/>
      <w:szCs w:val="56"/>
    </w:rPr>
  </w:style>
  <w:style w:type="paragraph" w:styleId="a8">
    <w:name w:val="Subtitle"/>
    <w:basedOn w:val="a"/>
    <w:next w:val="a"/>
    <w:link w:val="a9"/>
    <w:uiPriority w:val="11"/>
    <w:qFormat/>
    <w:pPr>
      <w:numPr>
        <w:ilvl w:val="1"/>
      </w:numPr>
    </w:pPr>
    <w:rPr>
      <w:color w:val="595959" w:themeColor="text1" w:themeTint="A6"/>
      <w:spacing w:val="15"/>
      <w:sz w:val="28"/>
      <w:szCs w:val="28"/>
    </w:rPr>
  </w:style>
  <w:style w:type="character" w:customStyle="1" w:styleId="a9">
    <w:name w:val="Подзаголовок Знак"/>
    <w:basedOn w:val="a1"/>
    <w:link w:val="a8"/>
    <w:uiPriority w:val="11"/>
    <w:rPr>
      <w:color w:val="595959" w:themeColor="text1" w:themeTint="A6"/>
      <w:spacing w:val="15"/>
      <w:sz w:val="28"/>
      <w:szCs w:val="28"/>
    </w:rPr>
  </w:style>
  <w:style w:type="paragraph" w:styleId="22">
    <w:name w:val="Quote"/>
    <w:basedOn w:val="a"/>
    <w:next w:val="a"/>
    <w:link w:val="23"/>
    <w:uiPriority w:val="29"/>
    <w:qFormat/>
    <w:pPr>
      <w:spacing w:before="160"/>
      <w:jc w:val="center"/>
    </w:pPr>
    <w:rPr>
      <w:i/>
      <w:iCs/>
      <w:color w:val="404040" w:themeColor="text1" w:themeTint="BF"/>
    </w:rPr>
  </w:style>
  <w:style w:type="character" w:customStyle="1" w:styleId="23">
    <w:name w:val="Цитата 2 Знак"/>
    <w:basedOn w:val="a1"/>
    <w:link w:val="22"/>
    <w:uiPriority w:val="29"/>
    <w:rPr>
      <w:i/>
      <w:iCs/>
      <w:color w:val="404040" w:themeColor="text1" w:themeTint="BF"/>
    </w:rPr>
  </w:style>
  <w:style w:type="paragraph" w:styleId="aa">
    <w:name w:val="List Paragraph"/>
    <w:basedOn w:val="a"/>
    <w:uiPriority w:val="34"/>
    <w:qFormat/>
    <w:pPr>
      <w:ind w:left="720"/>
      <w:contextualSpacing/>
    </w:pPr>
  </w:style>
  <w:style w:type="character" w:styleId="ab">
    <w:name w:val="Intense Emphasis"/>
    <w:basedOn w:val="a1"/>
    <w:uiPriority w:val="21"/>
    <w:qFormat/>
    <w:rPr>
      <w:i/>
      <w:iCs/>
      <w:color w:val="0F4761" w:themeColor="accent1" w:themeShade="BF"/>
    </w:rPr>
  </w:style>
  <w:style w:type="paragraph" w:styleId="ac">
    <w:name w:val="Intense Quote"/>
    <w:basedOn w:val="a"/>
    <w:next w:val="a"/>
    <w:link w:val="ad"/>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Выделенная цитата Знак"/>
    <w:basedOn w:val="a1"/>
    <w:link w:val="ac"/>
    <w:uiPriority w:val="30"/>
    <w:rPr>
      <w:i/>
      <w:iCs/>
      <w:color w:val="0F4761" w:themeColor="accent1" w:themeShade="BF"/>
    </w:rPr>
  </w:style>
  <w:style w:type="character" w:styleId="ae">
    <w:name w:val="Intense Reference"/>
    <w:basedOn w:val="a1"/>
    <w:uiPriority w:val="32"/>
    <w:qFormat/>
    <w:rPr>
      <w:b/>
      <w:bCs/>
      <w:smallCaps/>
      <w:color w:val="0F4761" w:themeColor="accent1" w:themeShade="BF"/>
      <w:spacing w:val="5"/>
    </w:rPr>
  </w:style>
  <w:style w:type="paragraph" w:styleId="af">
    <w:name w:val="No Spacing"/>
    <w:basedOn w:val="a"/>
    <w:uiPriority w:val="1"/>
    <w:qFormat/>
  </w:style>
  <w:style w:type="character" w:styleId="af0">
    <w:name w:val="Subtle Emphasis"/>
    <w:basedOn w:val="a1"/>
    <w:uiPriority w:val="19"/>
    <w:qFormat/>
    <w:rPr>
      <w:i/>
      <w:iCs/>
      <w:color w:val="404040" w:themeColor="text1" w:themeTint="BF"/>
    </w:rPr>
  </w:style>
  <w:style w:type="character" w:styleId="af1">
    <w:name w:val="Emphasis"/>
    <w:basedOn w:val="a1"/>
    <w:uiPriority w:val="20"/>
    <w:qFormat/>
    <w:rPr>
      <w:i/>
      <w:iCs/>
    </w:rPr>
  </w:style>
  <w:style w:type="character" w:styleId="af2">
    <w:name w:val="Strong"/>
    <w:basedOn w:val="a1"/>
    <w:uiPriority w:val="22"/>
    <w:qFormat/>
    <w:rPr>
      <w:b/>
      <w:bCs/>
    </w:rPr>
  </w:style>
  <w:style w:type="character" w:styleId="af3">
    <w:name w:val="Subtle Reference"/>
    <w:basedOn w:val="a1"/>
    <w:uiPriority w:val="31"/>
    <w:qFormat/>
    <w:rPr>
      <w:smallCaps/>
      <w:color w:val="5A5A5A" w:themeColor="text1" w:themeTint="A5"/>
    </w:rPr>
  </w:style>
  <w:style w:type="character" w:styleId="af4">
    <w:name w:val="Book Title"/>
    <w:basedOn w:val="a1"/>
    <w:uiPriority w:val="33"/>
    <w:qFormat/>
    <w:rPr>
      <w:b/>
      <w:bCs/>
      <w:i/>
      <w:iCs/>
      <w:spacing w:val="5"/>
    </w:rPr>
  </w:style>
  <w:style w:type="character" w:customStyle="1" w:styleId="af5">
    <w:name w:val="Верхний колонтитул Знак"/>
    <w:basedOn w:val="a1"/>
    <w:link w:val="af6"/>
    <w:uiPriority w:val="99"/>
  </w:style>
  <w:style w:type="character" w:customStyle="1" w:styleId="af7">
    <w:name w:val="Нижний колонтитул Знак"/>
    <w:basedOn w:val="a1"/>
    <w:link w:val="af8"/>
    <w:uiPriority w:val="99"/>
  </w:style>
  <w:style w:type="paragraph" w:styleId="af9">
    <w:name w:val="footnote text"/>
    <w:basedOn w:val="a"/>
    <w:link w:val="afa"/>
    <w:uiPriority w:val="99"/>
    <w:semiHidden/>
    <w:unhideWhenUsed/>
    <w:rPr>
      <w:sz w:val="20"/>
      <w:szCs w:val="20"/>
    </w:rPr>
  </w:style>
  <w:style w:type="character" w:customStyle="1" w:styleId="afa">
    <w:name w:val="Текст сноски Знак"/>
    <w:basedOn w:val="a1"/>
    <w:link w:val="af9"/>
    <w:uiPriority w:val="99"/>
    <w:semiHidden/>
    <w:rPr>
      <w:sz w:val="20"/>
      <w:szCs w:val="20"/>
    </w:rPr>
  </w:style>
  <w:style w:type="character" w:styleId="afb">
    <w:name w:val="footnote reference"/>
    <w:basedOn w:val="a1"/>
    <w:uiPriority w:val="99"/>
    <w:semiHidden/>
    <w:unhideWhenUsed/>
    <w:rPr>
      <w:vertAlign w:val="superscript"/>
    </w:rPr>
  </w:style>
  <w:style w:type="paragraph" w:styleId="afc">
    <w:name w:val="endnote text"/>
    <w:basedOn w:val="a"/>
    <w:link w:val="afd"/>
    <w:uiPriority w:val="99"/>
    <w:semiHidden/>
    <w:unhideWhenUsed/>
    <w:rPr>
      <w:sz w:val="20"/>
      <w:szCs w:val="20"/>
    </w:rPr>
  </w:style>
  <w:style w:type="character" w:customStyle="1" w:styleId="afd">
    <w:name w:val="Текст концевой сноски Знак"/>
    <w:basedOn w:val="a1"/>
    <w:link w:val="afc"/>
    <w:uiPriority w:val="99"/>
    <w:semiHidden/>
    <w:rPr>
      <w:sz w:val="20"/>
      <w:szCs w:val="20"/>
    </w:rPr>
  </w:style>
  <w:style w:type="character" w:styleId="afe">
    <w:name w:val="endnote reference"/>
    <w:basedOn w:val="a1"/>
    <w:uiPriority w:val="99"/>
    <w:semiHidden/>
    <w:unhideWhenUsed/>
    <w:rPr>
      <w:vertAlign w:val="superscript"/>
    </w:rPr>
  </w:style>
  <w:style w:type="character" w:styleId="aff">
    <w:name w:val="FollowedHyperlink"/>
    <w:basedOn w:val="a1"/>
    <w:uiPriority w:val="99"/>
    <w:semiHidden/>
    <w:unhideWhenUsed/>
    <w:rPr>
      <w:color w:val="96607D" w:themeColor="followedHyperlink"/>
      <w:u w:val="single"/>
    </w:rPr>
  </w:style>
  <w:style w:type="paragraph" w:styleId="12">
    <w:name w:val="toc 1"/>
    <w:basedOn w:val="a"/>
    <w:next w:val="a"/>
    <w:uiPriority w:val="39"/>
    <w:unhideWhenUsed/>
    <w:pPr>
      <w:spacing w:after="100"/>
    </w:pPr>
  </w:style>
  <w:style w:type="paragraph" w:styleId="24">
    <w:name w:val="toc 2"/>
    <w:basedOn w:val="a"/>
    <w:next w:val="a"/>
    <w:uiPriority w:val="39"/>
    <w:unhideWhenUsed/>
    <w:pPr>
      <w:spacing w:after="100"/>
      <w:ind w:left="220"/>
    </w:pPr>
  </w:style>
  <w:style w:type="paragraph" w:styleId="32">
    <w:name w:val="toc 3"/>
    <w:basedOn w:val="a"/>
    <w:next w:val="a"/>
    <w:uiPriority w:val="39"/>
    <w:unhideWhenUsed/>
    <w:pPr>
      <w:spacing w:after="100"/>
      <w:ind w:left="440"/>
    </w:pPr>
  </w:style>
  <w:style w:type="paragraph" w:styleId="42">
    <w:name w:val="toc 4"/>
    <w:basedOn w:val="a"/>
    <w:next w:val="a"/>
    <w:uiPriority w:val="39"/>
    <w:unhideWhenUsed/>
    <w:pPr>
      <w:spacing w:after="100"/>
      <w:ind w:left="660"/>
    </w:pPr>
  </w:style>
  <w:style w:type="paragraph" w:styleId="52">
    <w:name w:val="toc 5"/>
    <w:basedOn w:val="a"/>
    <w:next w:val="a"/>
    <w:uiPriority w:val="39"/>
    <w:unhideWhenUsed/>
    <w:pPr>
      <w:spacing w:after="100"/>
      <w:ind w:left="880"/>
    </w:pPr>
  </w:style>
  <w:style w:type="paragraph" w:styleId="61">
    <w:name w:val="toc 6"/>
    <w:basedOn w:val="a"/>
    <w:next w:val="a"/>
    <w:uiPriority w:val="39"/>
    <w:unhideWhenUsed/>
    <w:pPr>
      <w:spacing w:after="100"/>
      <w:ind w:left="1100"/>
    </w:pPr>
  </w:style>
  <w:style w:type="paragraph" w:styleId="71">
    <w:name w:val="toc 7"/>
    <w:basedOn w:val="a"/>
    <w:next w:val="a"/>
    <w:uiPriority w:val="39"/>
    <w:unhideWhenUsed/>
    <w:pPr>
      <w:spacing w:after="100"/>
      <w:ind w:left="1320"/>
    </w:pPr>
  </w:style>
  <w:style w:type="paragraph" w:styleId="81">
    <w:name w:val="toc 8"/>
    <w:basedOn w:val="a"/>
    <w:next w:val="a"/>
    <w:uiPriority w:val="39"/>
    <w:unhideWhenUsed/>
    <w:pPr>
      <w:spacing w:after="100"/>
      <w:ind w:left="1540"/>
    </w:pPr>
  </w:style>
  <w:style w:type="paragraph" w:styleId="91">
    <w:name w:val="toc 9"/>
    <w:basedOn w:val="a"/>
    <w:next w:val="a"/>
    <w:uiPriority w:val="39"/>
    <w:unhideWhenUsed/>
    <w:pPr>
      <w:spacing w:after="100"/>
      <w:ind w:left="1760"/>
    </w:pPr>
  </w:style>
  <w:style w:type="character" w:styleId="aff0">
    <w:name w:val="Placeholder Text"/>
    <w:basedOn w:val="a1"/>
    <w:uiPriority w:val="99"/>
    <w:semiHidden/>
    <w:rPr>
      <w:color w:val="666666"/>
    </w:rPr>
  </w:style>
  <w:style w:type="paragraph" w:styleId="aff1">
    <w:name w:val="TOC Heading"/>
    <w:uiPriority w:val="39"/>
    <w:unhideWhenUsed/>
  </w:style>
  <w:style w:type="paragraph" w:styleId="aff2">
    <w:name w:val="table of figures"/>
    <w:basedOn w:val="a"/>
    <w:next w:val="a"/>
    <w:uiPriority w:val="99"/>
    <w:unhideWhenUsed/>
  </w:style>
  <w:style w:type="character" w:customStyle="1" w:styleId="EndnoteCharacters">
    <w:name w:val="Endnote Characters"/>
    <w:qFormat/>
  </w:style>
  <w:style w:type="character" w:customStyle="1" w:styleId="FootnoteCharacters">
    <w:name w:val="Footnote Characters"/>
    <w:qFormat/>
  </w:style>
  <w:style w:type="character" w:styleId="aff3">
    <w:name w:val="Hyperlink"/>
    <w:rPr>
      <w:color w:val="000080"/>
      <w:u w:val="single"/>
    </w:rPr>
  </w:style>
  <w:style w:type="paragraph" w:customStyle="1" w:styleId="HorizontalLine">
    <w:name w:val="Horizontal Line"/>
    <w:basedOn w:val="a"/>
    <w:next w:val="a0"/>
    <w:qFormat/>
    <w:pPr>
      <w:pBdr>
        <w:bottom w:val="single" w:sz="2" w:space="0" w:color="808080"/>
      </w:pBdr>
      <w:spacing w:after="283"/>
    </w:pPr>
    <w:rPr>
      <w:sz w:val="12"/>
    </w:rPr>
  </w:style>
  <w:style w:type="paragraph" w:styleId="25">
    <w:name w:val="envelope return"/>
    <w:basedOn w:val="a"/>
    <w:rPr>
      <w:i/>
    </w:rPr>
  </w:style>
  <w:style w:type="paragraph" w:customStyle="1" w:styleId="TableContents">
    <w:name w:val="Table Contents"/>
    <w:basedOn w:val="a0"/>
    <w:qFormat/>
  </w:style>
  <w:style w:type="paragraph" w:styleId="af8">
    <w:name w:val="footer"/>
    <w:basedOn w:val="a"/>
    <w:link w:val="af7"/>
    <w:pPr>
      <w:suppressLineNumbers/>
      <w:tabs>
        <w:tab w:val="center" w:pos="4818"/>
        <w:tab w:val="right" w:pos="9637"/>
      </w:tabs>
    </w:pPr>
  </w:style>
  <w:style w:type="paragraph" w:styleId="af6">
    <w:name w:val="header"/>
    <w:basedOn w:val="a"/>
    <w:link w:val="af5"/>
    <w:pPr>
      <w:suppressLineNumbers/>
      <w:tabs>
        <w:tab w:val="center" w:pos="4818"/>
        <w:tab w:val="right" w:pos="9637"/>
      </w:tabs>
    </w:pPr>
  </w:style>
  <w:style w:type="paragraph" w:customStyle="1" w:styleId="HeaderandFooter">
    <w:name w:val="Header and Footer"/>
    <w:basedOn w:val="a"/>
    <w:qFormat/>
    <w:pPr>
      <w:suppressLineNumbers/>
      <w:tabs>
        <w:tab w:val="center" w:pos="4986"/>
        <w:tab w:val="right" w:pos="9972"/>
      </w:tabs>
    </w:pPr>
  </w:style>
  <w:style w:type="paragraph" w:customStyle="1" w:styleId="Index">
    <w:name w:val="Index"/>
    <w:basedOn w:val="a"/>
    <w:qFormat/>
    <w:pPr>
      <w:suppressLineNumbers/>
    </w:pPr>
  </w:style>
  <w:style w:type="paragraph" w:styleId="aff4">
    <w:name w:val="caption"/>
    <w:basedOn w:val="a"/>
    <w:qFormat/>
    <w:pPr>
      <w:suppressLineNumbers/>
      <w:spacing w:before="120" w:after="120"/>
    </w:pPr>
    <w:rPr>
      <w:i/>
      <w:iCs/>
    </w:rPr>
  </w:style>
  <w:style w:type="paragraph" w:styleId="aff5">
    <w:name w:val="List"/>
    <w:basedOn w:val="a0"/>
  </w:style>
  <w:style w:type="paragraph" w:styleId="a0">
    <w:name w:val="Body Text"/>
    <w:basedOn w:val="a"/>
    <w:pPr>
      <w:spacing w:after="283"/>
    </w:pPr>
  </w:style>
  <w:style w:type="paragraph" w:customStyle="1" w:styleId="Heading">
    <w:name w:val="Heading"/>
    <w:basedOn w:val="a"/>
    <w:next w:val="a0"/>
    <w:qFormat/>
    <w:pPr>
      <w:keepNext/>
      <w:spacing w:before="240" w:after="283"/>
    </w:pPr>
    <w:rPr>
      <w:rFonts w:ascii="Liberation Sans" w:hAnsi="Liberation Sans"/>
      <w:sz w:val="28"/>
      <w:szCs w:val="28"/>
    </w:rPr>
  </w:style>
  <w:style w:type="paragraph" w:customStyle="1" w:styleId="TextBodyedqm-first-p">
    <w:name w:val="Text Body.edqm-first-p"/>
    <w:basedOn w:val="a0"/>
    <w:qFormat/>
  </w:style>
  <w:style w:type="character" w:styleId="aff6">
    <w:name w:val="line number"/>
    <w:basedOn w:val="a1"/>
    <w:uiPriority w:val="99"/>
    <w:semiHidden/>
    <w:unhideWhenUsed/>
  </w:style>
  <w:style w:type="paragraph" w:styleId="aff7">
    <w:name w:val="Revision"/>
    <w:hidden/>
    <w:uiPriority w:val="99"/>
    <w:semiHidden/>
    <w:rPr>
      <w:rFonts w:cs="Mangal"/>
      <w:szCs w:val="21"/>
    </w:rPr>
  </w:style>
  <w:style w:type="character" w:styleId="aff8">
    <w:name w:val="annotation reference"/>
    <w:basedOn w:val="a1"/>
    <w:uiPriority w:val="99"/>
    <w:semiHidden/>
    <w:unhideWhenUsed/>
    <w:rPr>
      <w:sz w:val="16"/>
      <w:szCs w:val="16"/>
    </w:rPr>
  </w:style>
  <w:style w:type="paragraph" w:styleId="aff9">
    <w:name w:val="annotation text"/>
    <w:basedOn w:val="a"/>
    <w:link w:val="affa"/>
    <w:uiPriority w:val="99"/>
    <w:unhideWhenUsed/>
    <w:rPr>
      <w:rFonts w:cs="Mangal"/>
      <w:sz w:val="20"/>
      <w:szCs w:val="18"/>
    </w:rPr>
  </w:style>
  <w:style w:type="character" w:customStyle="1" w:styleId="affa">
    <w:name w:val="Текст примечания Знак"/>
    <w:basedOn w:val="a1"/>
    <w:link w:val="aff9"/>
    <w:uiPriority w:val="99"/>
    <w:rPr>
      <w:rFonts w:cs="Mangal"/>
      <w:sz w:val="20"/>
      <w:szCs w:val="18"/>
    </w:rPr>
  </w:style>
  <w:style w:type="paragraph" w:styleId="affb">
    <w:name w:val="annotation subject"/>
    <w:basedOn w:val="aff9"/>
    <w:next w:val="aff9"/>
    <w:link w:val="affc"/>
    <w:uiPriority w:val="99"/>
    <w:semiHidden/>
    <w:unhideWhenUsed/>
    <w:rPr>
      <w:b/>
      <w:bCs/>
    </w:rPr>
  </w:style>
  <w:style w:type="character" w:customStyle="1" w:styleId="affc">
    <w:name w:val="Тема примечания Знак"/>
    <w:basedOn w:val="affa"/>
    <w:link w:val="affb"/>
    <w:uiPriority w:val="99"/>
    <w:semiHidden/>
    <w:rPr>
      <w:rFonts w:cs="Mangal"/>
      <w:b/>
      <w:bCs/>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1077</Words>
  <Characters>6139</Characters>
  <Application>Microsoft Office Word</Application>
  <DocSecurity>0</DocSecurity>
  <Lines>51</Lines>
  <Paragraphs>14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20917E - Working_document_no_changemarks</vt:lpstr>
      <vt:lpstr>20917E - Working_document_no_changemarks</vt:lpstr>
    </vt:vector>
  </TitlesOfParts>
  <Company/>
  <LinksUpToDate>false</LinksUpToDate>
  <CharactersWithSpaces>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20917E - Working_document_no_changemarks</dc:title>
  <dc:subject/>
  <dc:creator>STIPPLER Erika</dc:creator>
  <dc:description/>
  <cp:lastModifiedBy>Администратор</cp:lastModifiedBy>
  <cp:revision>2</cp:revision>
  <dcterms:created xsi:type="dcterms:W3CDTF">2026-02-27T03:17:00Z</dcterms:created>
  <dcterms:modified xsi:type="dcterms:W3CDTF">2026-02-27T03:17:00Z</dcterms:modified>
  <dc:language>en-GB</dc:language>
</cp:coreProperties>
</file>